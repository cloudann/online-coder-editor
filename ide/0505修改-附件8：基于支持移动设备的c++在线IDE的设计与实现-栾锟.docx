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50A6EE" w14:textId="77777777" w:rsidR="00DF166E" w:rsidRDefault="00CB199E">
      <w:pPr>
        <w:spacing w:line="460" w:lineRule="exact"/>
        <w:ind w:rightChars="173" w:right="363" w:firstLineChars="1950" w:firstLine="5460"/>
        <w:jc w:val="left"/>
        <w:rPr>
          <w:rFonts w:eastAsia="仿宋_GB2312"/>
          <w:sz w:val="28"/>
        </w:rPr>
      </w:pPr>
      <w:r>
        <w:rPr>
          <w:rFonts w:eastAsia="仿宋_GB2312"/>
          <w:sz w:val="28"/>
        </w:rPr>
        <w:t>学校代码：</w:t>
      </w:r>
      <w:r>
        <w:rPr>
          <w:rFonts w:eastAsia="仿宋_GB2312"/>
          <w:sz w:val="28"/>
        </w:rPr>
        <w:t>12331</w:t>
      </w:r>
    </w:p>
    <w:p w14:paraId="7120D452" w14:textId="77777777" w:rsidR="00DF166E" w:rsidRDefault="00CB199E">
      <w:pPr>
        <w:spacing w:line="460" w:lineRule="exact"/>
        <w:ind w:rightChars="173" w:right="363"/>
        <w:jc w:val="left"/>
        <w:rPr>
          <w:rFonts w:eastAsia="仿宋_GB2312"/>
          <w:sz w:val="28"/>
        </w:rPr>
      </w:pPr>
      <w:r>
        <w:rPr>
          <w:rFonts w:eastAsia="仿宋_GB2312"/>
          <w:sz w:val="28"/>
        </w:rPr>
        <w:t xml:space="preserve">                                          </w:t>
      </w:r>
    </w:p>
    <w:p w14:paraId="137E4228" w14:textId="77777777" w:rsidR="00DF166E" w:rsidRDefault="00DF166E">
      <w:pPr>
        <w:spacing w:line="460" w:lineRule="exact"/>
        <w:ind w:rightChars="173" w:right="363"/>
        <w:jc w:val="left"/>
        <w:rPr>
          <w:rFonts w:eastAsia="仿宋_GB2312"/>
          <w:sz w:val="28"/>
        </w:rPr>
      </w:pPr>
    </w:p>
    <w:p w14:paraId="6DBCAF74" w14:textId="77777777" w:rsidR="00DF166E" w:rsidRDefault="00DF166E">
      <w:pPr>
        <w:ind w:left="-426"/>
        <w:jc w:val="center"/>
        <w:rPr>
          <w:b/>
          <w:bCs/>
        </w:rPr>
      </w:pPr>
    </w:p>
    <w:p w14:paraId="7AA3D472" w14:textId="77777777" w:rsidR="00DF166E" w:rsidRDefault="00DF166E">
      <w:pPr>
        <w:ind w:left="-426"/>
        <w:jc w:val="center"/>
        <w:rPr>
          <w:b/>
          <w:bCs/>
        </w:rPr>
      </w:pPr>
    </w:p>
    <w:p w14:paraId="7A1A1B69" w14:textId="77777777" w:rsidR="00DF166E" w:rsidRDefault="00CB199E">
      <w:pPr>
        <w:ind w:left="-426"/>
        <w:jc w:val="center"/>
        <w:rPr>
          <w:rFonts w:eastAsia="华文中宋"/>
          <w:bCs/>
          <w:sz w:val="72"/>
        </w:rPr>
      </w:pPr>
      <w:r>
        <w:rPr>
          <w:b/>
          <w:bCs/>
          <w:noProof/>
        </w:rPr>
        <w:drawing>
          <wp:inline distT="0" distB="0" distL="0" distR="0" wp14:anchorId="5A824D1D" wp14:editId="53D5362A">
            <wp:extent cx="5194300" cy="1149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l="17001" t="34776" r="17352" b="44710"/>
                    <a:stretch>
                      <a:fillRect/>
                    </a:stretch>
                  </pic:blipFill>
                  <pic:spPr>
                    <a:xfrm>
                      <a:off x="0" y="0"/>
                      <a:ext cx="5194300" cy="1149350"/>
                    </a:xfrm>
                    <a:prstGeom prst="rect">
                      <a:avLst/>
                    </a:prstGeom>
                    <a:noFill/>
                    <a:ln>
                      <a:noFill/>
                    </a:ln>
                  </pic:spPr>
                </pic:pic>
              </a:graphicData>
            </a:graphic>
          </wp:inline>
        </w:drawing>
      </w:r>
      <w:r>
        <w:rPr>
          <w:b/>
          <w:bCs/>
        </w:rPr>
        <w:t xml:space="preserve">                                    </w:t>
      </w:r>
    </w:p>
    <w:p w14:paraId="569A910A" w14:textId="77777777" w:rsidR="00DF166E" w:rsidRDefault="00DF166E">
      <w:pPr>
        <w:ind w:left="-426" w:firstLine="426"/>
        <w:jc w:val="center"/>
        <w:rPr>
          <w:rFonts w:eastAsia="华文中宋"/>
          <w:bCs/>
          <w:sz w:val="24"/>
        </w:rPr>
      </w:pPr>
    </w:p>
    <w:p w14:paraId="02BB1D41" w14:textId="77777777" w:rsidR="00DF166E" w:rsidRDefault="00DF166E">
      <w:pPr>
        <w:ind w:left="-426" w:firstLine="426"/>
        <w:jc w:val="center"/>
        <w:rPr>
          <w:rFonts w:eastAsia="华文中宋"/>
          <w:bCs/>
          <w:sz w:val="24"/>
        </w:rPr>
      </w:pPr>
    </w:p>
    <w:p w14:paraId="5F5DFA50" w14:textId="77777777" w:rsidR="00DF166E" w:rsidRDefault="00DF166E">
      <w:pPr>
        <w:jc w:val="center"/>
        <w:rPr>
          <w:rFonts w:eastAsia="华文中宋"/>
          <w:bCs/>
          <w:sz w:val="24"/>
        </w:rPr>
      </w:pPr>
    </w:p>
    <w:p w14:paraId="3358B5A5" w14:textId="77777777" w:rsidR="00DF166E" w:rsidRDefault="00CB199E">
      <w:pPr>
        <w:ind w:left="-426" w:firstLine="426"/>
        <w:jc w:val="center"/>
        <w:rPr>
          <w:rFonts w:eastAsia="华文中宋"/>
          <w:spacing w:val="-24"/>
          <w:sz w:val="72"/>
        </w:rPr>
      </w:pPr>
      <w:r>
        <w:rPr>
          <w:rFonts w:eastAsia="华文中宋"/>
          <w:spacing w:val="-24"/>
          <w:sz w:val="72"/>
        </w:rPr>
        <w:t>毕</w:t>
      </w:r>
      <w:r>
        <w:rPr>
          <w:rFonts w:eastAsia="华文中宋"/>
          <w:spacing w:val="-24"/>
          <w:sz w:val="72"/>
        </w:rPr>
        <w:t xml:space="preserve"> </w:t>
      </w:r>
      <w:r>
        <w:rPr>
          <w:rFonts w:eastAsia="华文中宋"/>
          <w:spacing w:val="-24"/>
          <w:sz w:val="72"/>
        </w:rPr>
        <w:t>业</w:t>
      </w:r>
      <w:r>
        <w:rPr>
          <w:rFonts w:eastAsia="华文中宋"/>
          <w:spacing w:val="-24"/>
          <w:sz w:val="72"/>
        </w:rPr>
        <w:t xml:space="preserve"> </w:t>
      </w:r>
      <w:r>
        <w:rPr>
          <w:rFonts w:eastAsia="华文中宋"/>
          <w:spacing w:val="-24"/>
          <w:sz w:val="72"/>
        </w:rPr>
        <w:t>设</w:t>
      </w:r>
      <w:r>
        <w:rPr>
          <w:rFonts w:eastAsia="华文中宋"/>
          <w:spacing w:val="-24"/>
          <w:sz w:val="72"/>
        </w:rPr>
        <w:t xml:space="preserve"> </w:t>
      </w:r>
      <w:r>
        <w:rPr>
          <w:rFonts w:eastAsia="华文中宋"/>
          <w:spacing w:val="-24"/>
          <w:sz w:val="72"/>
        </w:rPr>
        <w:t>计</w:t>
      </w:r>
      <w:r>
        <w:rPr>
          <w:rFonts w:eastAsia="华文中宋"/>
          <w:spacing w:val="-24"/>
          <w:sz w:val="72"/>
        </w:rPr>
        <w:t xml:space="preserve"> </w:t>
      </w:r>
      <w:r>
        <w:rPr>
          <w:rFonts w:eastAsia="华文中宋"/>
          <w:spacing w:val="-24"/>
          <w:sz w:val="72"/>
        </w:rPr>
        <w:t>说</w:t>
      </w:r>
      <w:r>
        <w:rPr>
          <w:rFonts w:eastAsia="华文中宋"/>
          <w:spacing w:val="-24"/>
          <w:sz w:val="72"/>
        </w:rPr>
        <w:t xml:space="preserve"> </w:t>
      </w:r>
      <w:r>
        <w:rPr>
          <w:rFonts w:eastAsia="华文中宋"/>
          <w:spacing w:val="-24"/>
          <w:sz w:val="72"/>
        </w:rPr>
        <w:t>明</w:t>
      </w:r>
      <w:r>
        <w:rPr>
          <w:rFonts w:eastAsia="华文中宋"/>
          <w:spacing w:val="-24"/>
          <w:sz w:val="72"/>
        </w:rPr>
        <w:t xml:space="preserve"> </w:t>
      </w:r>
      <w:r>
        <w:rPr>
          <w:rFonts w:eastAsia="华文中宋"/>
          <w:spacing w:val="-24"/>
          <w:sz w:val="72"/>
        </w:rPr>
        <w:t>书</w:t>
      </w:r>
    </w:p>
    <w:p w14:paraId="6D3D389B" w14:textId="77777777" w:rsidR="00DF166E" w:rsidRDefault="00DF166E">
      <w:pPr>
        <w:ind w:left="-426" w:firstLine="426"/>
        <w:jc w:val="center"/>
        <w:rPr>
          <w:rFonts w:eastAsia="华文中宋"/>
          <w:spacing w:val="-24"/>
          <w:sz w:val="72"/>
        </w:rPr>
      </w:pPr>
    </w:p>
    <w:p w14:paraId="60B17EF4" w14:textId="448FCA9E" w:rsidR="00DF166E" w:rsidRDefault="00EC44A8">
      <w:pPr>
        <w:jc w:val="center"/>
        <w:rPr>
          <w:rFonts w:eastAsia="华文新魏"/>
          <w:bCs/>
          <w:sz w:val="48"/>
          <w:szCs w:val="48"/>
        </w:rPr>
      </w:pPr>
      <w:ins w:id="0" w:author="Administrator" w:date="2021-05-05T17:23:00Z">
        <w:r>
          <w:rPr>
            <w:rFonts w:ascii="微软雅黑" w:eastAsia="微软雅黑" w:hAnsi="微软雅黑" w:cs="微软雅黑" w:hint="eastAsia"/>
            <w:bCs/>
            <w:sz w:val="48"/>
            <w:szCs w:val="48"/>
          </w:rPr>
          <w:t>基于</w:t>
        </w:r>
      </w:ins>
      <w:ins w:id="1" w:author="Administrator" w:date="2021-05-05T17:24:00Z">
        <w:r>
          <w:rPr>
            <w:rFonts w:ascii="微软雅黑" w:eastAsia="微软雅黑" w:hAnsi="微软雅黑" w:cs="微软雅黑" w:hint="eastAsia"/>
            <w:bCs/>
            <w:sz w:val="48"/>
            <w:szCs w:val="48"/>
          </w:rPr>
          <w:t>移动设备的</w:t>
        </w:r>
      </w:ins>
      <w:del w:id="2" w:author="Administrator" w:date="2021-05-05T17:23:00Z">
        <w:r w:rsidR="00CB199E" w:rsidDel="00EC44A8">
          <w:rPr>
            <w:rFonts w:eastAsia="华文新魏" w:hint="eastAsia"/>
            <w:bCs/>
            <w:sz w:val="48"/>
            <w:szCs w:val="48"/>
          </w:rPr>
          <w:delText>基于支持移动设备的</w:delText>
        </w:r>
      </w:del>
      <w:r w:rsidR="00CB199E">
        <w:rPr>
          <w:rFonts w:eastAsia="华文新魏" w:hint="eastAsia"/>
          <w:bCs/>
          <w:sz w:val="48"/>
          <w:szCs w:val="48"/>
        </w:rPr>
        <w:t>C++</w:t>
      </w:r>
      <w:ins w:id="3" w:author="Administrator" w:date="2021-05-05T17:23:00Z">
        <w:r>
          <w:rPr>
            <w:rFonts w:ascii="微软雅黑" w:eastAsia="微软雅黑" w:hAnsi="微软雅黑" w:cs="微软雅黑"/>
            <w:bCs/>
            <w:sz w:val="48"/>
            <w:szCs w:val="48"/>
          </w:rPr>
          <w:t>在线</w:t>
        </w:r>
        <w:r>
          <w:rPr>
            <w:rFonts w:ascii="微软雅黑" w:eastAsia="微软雅黑" w:hAnsi="微软雅黑" w:cs="微软雅黑" w:hint="eastAsia"/>
            <w:bCs/>
            <w:sz w:val="48"/>
            <w:szCs w:val="48"/>
          </w:rPr>
          <w:t>IDE</w:t>
        </w:r>
      </w:ins>
      <w:del w:id="4" w:author="Administrator" w:date="2021-05-05T17:23:00Z">
        <w:r w:rsidR="00CB199E" w:rsidDel="00EC44A8">
          <w:rPr>
            <w:rFonts w:eastAsia="华文新魏" w:hint="eastAsia"/>
            <w:bCs/>
            <w:sz w:val="48"/>
            <w:szCs w:val="48"/>
          </w:rPr>
          <w:delText>编译器</w:delText>
        </w:r>
      </w:del>
      <w:ins w:id="5" w:author="Administrator" w:date="2021-05-05T17:23:00Z">
        <w:r>
          <w:rPr>
            <w:rFonts w:ascii="微软雅黑" w:eastAsia="微软雅黑" w:hAnsi="微软雅黑" w:cs="微软雅黑" w:hint="eastAsia"/>
            <w:bCs/>
            <w:sz w:val="48"/>
            <w:szCs w:val="48"/>
          </w:rPr>
          <w:t>的设计与实现</w:t>
        </w:r>
      </w:ins>
      <w:del w:id="6" w:author="Administrator" w:date="2021-05-05T17:23:00Z">
        <w:r w:rsidR="00CB199E" w:rsidDel="00EC44A8">
          <w:rPr>
            <w:rFonts w:eastAsia="华文新魏" w:hint="eastAsia"/>
            <w:bCs/>
            <w:sz w:val="48"/>
            <w:szCs w:val="48"/>
          </w:rPr>
          <w:delText>的设计与实现</w:delText>
        </w:r>
      </w:del>
    </w:p>
    <w:tbl>
      <w:tblPr>
        <w:tblW w:w="0" w:type="auto"/>
        <w:jc w:val="center"/>
        <w:tblLayout w:type="fixed"/>
        <w:tblLook w:val="04A0" w:firstRow="1" w:lastRow="0" w:firstColumn="1" w:lastColumn="0" w:noHBand="0" w:noVBand="1"/>
      </w:tblPr>
      <w:tblGrid>
        <w:gridCol w:w="2064"/>
        <w:gridCol w:w="3420"/>
      </w:tblGrid>
      <w:tr w:rsidR="00DF166E" w14:paraId="59D37F04" w14:textId="77777777">
        <w:trPr>
          <w:cantSplit/>
          <w:jc w:val="center"/>
        </w:trPr>
        <w:tc>
          <w:tcPr>
            <w:tcW w:w="2064" w:type="dxa"/>
          </w:tcPr>
          <w:p w14:paraId="14603F2B" w14:textId="77777777" w:rsidR="00DF166E" w:rsidRDefault="00CB199E">
            <w:pPr>
              <w:rPr>
                <w:rFonts w:eastAsia="新宋体"/>
                <w:b/>
                <w:spacing w:val="56"/>
                <w:sz w:val="32"/>
              </w:rPr>
            </w:pPr>
            <w:r>
              <w:rPr>
                <w:rFonts w:eastAsia="新宋体"/>
                <w:b/>
                <w:sz w:val="32"/>
              </w:rPr>
              <w:t>姓</w:t>
            </w:r>
            <w:r>
              <w:rPr>
                <w:rFonts w:eastAsia="新宋体"/>
                <w:b/>
                <w:sz w:val="32"/>
              </w:rPr>
              <w:t xml:space="preserve">      </w:t>
            </w:r>
            <w:r>
              <w:rPr>
                <w:rFonts w:eastAsia="新宋体"/>
                <w:b/>
                <w:sz w:val="32"/>
              </w:rPr>
              <w:t>名：</w:t>
            </w:r>
          </w:p>
        </w:tc>
        <w:tc>
          <w:tcPr>
            <w:tcW w:w="3420" w:type="dxa"/>
          </w:tcPr>
          <w:p w14:paraId="4B641702" w14:textId="77777777" w:rsidR="00DF166E" w:rsidRDefault="00CB199E">
            <w:pPr>
              <w:jc w:val="center"/>
              <w:rPr>
                <w:bCs/>
                <w:sz w:val="32"/>
              </w:rPr>
            </w:pPr>
            <w:r>
              <w:rPr>
                <w:rFonts w:hint="eastAsia"/>
                <w:bCs/>
                <w:sz w:val="32"/>
              </w:rPr>
              <w:t>栾锟</w:t>
            </w:r>
          </w:p>
        </w:tc>
      </w:tr>
      <w:tr w:rsidR="00DF166E" w14:paraId="7AE86489" w14:textId="77777777">
        <w:trPr>
          <w:cantSplit/>
          <w:jc w:val="center"/>
        </w:trPr>
        <w:tc>
          <w:tcPr>
            <w:tcW w:w="2064" w:type="dxa"/>
          </w:tcPr>
          <w:p w14:paraId="21BCADBF" w14:textId="77777777" w:rsidR="00DF166E" w:rsidRDefault="00CB199E">
            <w:pPr>
              <w:rPr>
                <w:rFonts w:eastAsia="新宋体"/>
                <w:b/>
                <w:sz w:val="32"/>
              </w:rPr>
            </w:pPr>
            <w:r>
              <w:rPr>
                <w:rFonts w:eastAsia="新宋体"/>
                <w:b/>
                <w:sz w:val="32"/>
              </w:rPr>
              <w:t>学</w:t>
            </w:r>
            <w:r>
              <w:rPr>
                <w:rFonts w:eastAsia="新宋体"/>
                <w:b/>
                <w:sz w:val="32"/>
              </w:rPr>
              <w:t xml:space="preserve">      </w:t>
            </w:r>
            <w:r>
              <w:rPr>
                <w:rFonts w:eastAsia="新宋体"/>
                <w:b/>
                <w:sz w:val="32"/>
              </w:rPr>
              <w:t>号：</w:t>
            </w:r>
          </w:p>
        </w:tc>
        <w:tc>
          <w:tcPr>
            <w:tcW w:w="3420" w:type="dxa"/>
          </w:tcPr>
          <w:p w14:paraId="5E624470" w14:textId="77777777" w:rsidR="00DF166E" w:rsidRDefault="00CB199E">
            <w:pPr>
              <w:jc w:val="center"/>
              <w:rPr>
                <w:bCs/>
                <w:sz w:val="32"/>
              </w:rPr>
            </w:pPr>
            <w:r>
              <w:rPr>
                <w:rFonts w:hint="eastAsia"/>
                <w:bCs/>
                <w:sz w:val="32"/>
              </w:rPr>
              <w:t>1</w:t>
            </w:r>
            <w:r>
              <w:rPr>
                <w:bCs/>
                <w:sz w:val="32"/>
              </w:rPr>
              <w:t>70507250117</w:t>
            </w:r>
          </w:p>
        </w:tc>
      </w:tr>
      <w:tr w:rsidR="00DF166E" w14:paraId="4E56DA06" w14:textId="77777777">
        <w:trPr>
          <w:cantSplit/>
          <w:jc w:val="center"/>
        </w:trPr>
        <w:tc>
          <w:tcPr>
            <w:tcW w:w="2064" w:type="dxa"/>
          </w:tcPr>
          <w:p w14:paraId="4065D288" w14:textId="77777777" w:rsidR="00DF166E" w:rsidRDefault="00CB199E">
            <w:pPr>
              <w:rPr>
                <w:rFonts w:eastAsia="新宋体"/>
                <w:b/>
                <w:spacing w:val="42"/>
                <w:sz w:val="32"/>
              </w:rPr>
            </w:pPr>
            <w:r>
              <w:rPr>
                <w:rFonts w:eastAsia="新宋体"/>
                <w:b/>
                <w:spacing w:val="42"/>
                <w:sz w:val="32"/>
              </w:rPr>
              <w:t>指导教师：</w:t>
            </w:r>
          </w:p>
        </w:tc>
        <w:tc>
          <w:tcPr>
            <w:tcW w:w="3420" w:type="dxa"/>
          </w:tcPr>
          <w:p w14:paraId="1D4A8180" w14:textId="77777777" w:rsidR="00DF166E" w:rsidRDefault="00CB199E">
            <w:pPr>
              <w:jc w:val="center"/>
              <w:rPr>
                <w:bCs/>
                <w:sz w:val="32"/>
              </w:rPr>
            </w:pPr>
            <w:r>
              <w:rPr>
                <w:bCs/>
                <w:sz w:val="32"/>
              </w:rPr>
              <w:t>张茂红（副教授）</w:t>
            </w:r>
          </w:p>
        </w:tc>
      </w:tr>
      <w:tr w:rsidR="00DF166E" w14:paraId="69BD5FD4" w14:textId="77777777">
        <w:trPr>
          <w:cantSplit/>
          <w:jc w:val="center"/>
        </w:trPr>
        <w:tc>
          <w:tcPr>
            <w:tcW w:w="2064" w:type="dxa"/>
          </w:tcPr>
          <w:p w14:paraId="74F6FFCD" w14:textId="77777777" w:rsidR="00DF166E" w:rsidRDefault="00CB199E">
            <w:pPr>
              <w:rPr>
                <w:rFonts w:eastAsia="新宋体"/>
                <w:b/>
                <w:sz w:val="32"/>
              </w:rPr>
            </w:pPr>
            <w:r>
              <w:rPr>
                <w:rFonts w:eastAsia="新宋体"/>
                <w:b/>
                <w:spacing w:val="-12"/>
                <w:sz w:val="32"/>
              </w:rPr>
              <w:t>学</w:t>
            </w:r>
            <w:r>
              <w:rPr>
                <w:rFonts w:eastAsia="新宋体"/>
                <w:b/>
                <w:spacing w:val="-12"/>
                <w:sz w:val="32"/>
              </w:rPr>
              <w:t xml:space="preserve">       </w:t>
            </w:r>
            <w:r>
              <w:rPr>
                <w:rFonts w:eastAsia="新宋体"/>
                <w:b/>
                <w:spacing w:val="-12"/>
                <w:sz w:val="32"/>
              </w:rPr>
              <w:t>院</w:t>
            </w:r>
            <w:r>
              <w:rPr>
                <w:rFonts w:eastAsia="新宋体"/>
                <w:b/>
                <w:sz w:val="32"/>
              </w:rPr>
              <w:t>：</w:t>
            </w:r>
          </w:p>
        </w:tc>
        <w:tc>
          <w:tcPr>
            <w:tcW w:w="3420" w:type="dxa"/>
          </w:tcPr>
          <w:p w14:paraId="42C063B1" w14:textId="77777777" w:rsidR="00DF166E" w:rsidRDefault="00CB199E">
            <w:pPr>
              <w:jc w:val="center"/>
              <w:rPr>
                <w:bCs/>
                <w:sz w:val="32"/>
              </w:rPr>
            </w:pPr>
            <w:r>
              <w:rPr>
                <w:bCs/>
                <w:sz w:val="32"/>
              </w:rPr>
              <w:t>数据科学与计算机学院</w:t>
            </w:r>
          </w:p>
        </w:tc>
      </w:tr>
      <w:tr w:rsidR="00DF166E" w14:paraId="543466D3" w14:textId="77777777">
        <w:trPr>
          <w:cantSplit/>
          <w:trHeight w:val="993"/>
          <w:jc w:val="center"/>
        </w:trPr>
        <w:tc>
          <w:tcPr>
            <w:tcW w:w="2064" w:type="dxa"/>
          </w:tcPr>
          <w:p w14:paraId="211242C0" w14:textId="77777777" w:rsidR="00DF166E" w:rsidRDefault="00CB199E">
            <w:pPr>
              <w:rPr>
                <w:rFonts w:eastAsia="新宋体"/>
                <w:b/>
                <w:sz w:val="32"/>
              </w:rPr>
            </w:pPr>
            <w:r>
              <w:rPr>
                <w:rFonts w:eastAsia="新宋体"/>
                <w:b/>
                <w:sz w:val="32"/>
              </w:rPr>
              <w:t>专</w:t>
            </w:r>
            <w:r>
              <w:rPr>
                <w:rFonts w:eastAsia="新宋体"/>
                <w:b/>
                <w:sz w:val="32"/>
              </w:rPr>
              <w:t xml:space="preserve">      </w:t>
            </w:r>
            <w:r>
              <w:rPr>
                <w:rFonts w:eastAsia="新宋体"/>
                <w:b/>
                <w:sz w:val="32"/>
              </w:rPr>
              <w:t>业：</w:t>
            </w:r>
          </w:p>
        </w:tc>
        <w:tc>
          <w:tcPr>
            <w:tcW w:w="3420" w:type="dxa"/>
          </w:tcPr>
          <w:p w14:paraId="54978775" w14:textId="182837C6" w:rsidR="00DF166E" w:rsidRDefault="00CB199E">
            <w:pPr>
              <w:jc w:val="center"/>
              <w:rPr>
                <w:bCs/>
                <w:sz w:val="32"/>
              </w:rPr>
            </w:pPr>
            <w:r>
              <w:rPr>
                <w:bCs/>
                <w:sz w:val="32"/>
              </w:rPr>
              <w:t>计算机科学与技术</w:t>
            </w:r>
          </w:p>
        </w:tc>
      </w:tr>
      <w:tr w:rsidR="00DF166E" w14:paraId="1138DCD5" w14:textId="77777777">
        <w:trPr>
          <w:cantSplit/>
          <w:jc w:val="center"/>
        </w:trPr>
        <w:tc>
          <w:tcPr>
            <w:tcW w:w="2064" w:type="dxa"/>
          </w:tcPr>
          <w:p w14:paraId="795985E4" w14:textId="77777777" w:rsidR="00DF166E" w:rsidRDefault="00CB199E">
            <w:pPr>
              <w:rPr>
                <w:rFonts w:eastAsia="新宋体"/>
                <w:b/>
                <w:sz w:val="32"/>
              </w:rPr>
            </w:pPr>
            <w:r>
              <w:rPr>
                <w:rFonts w:eastAsia="新宋体"/>
                <w:b/>
                <w:spacing w:val="42"/>
                <w:sz w:val="32"/>
              </w:rPr>
              <w:t>完成日期：</w:t>
            </w:r>
          </w:p>
        </w:tc>
        <w:tc>
          <w:tcPr>
            <w:tcW w:w="3420" w:type="dxa"/>
          </w:tcPr>
          <w:p w14:paraId="7A72627A" w14:textId="77777777" w:rsidR="00DF166E" w:rsidRDefault="00CB199E">
            <w:pPr>
              <w:jc w:val="center"/>
              <w:rPr>
                <w:bCs/>
                <w:color w:val="FF0000"/>
                <w:sz w:val="32"/>
              </w:rPr>
            </w:pPr>
            <w:r>
              <w:rPr>
                <w:bCs/>
                <w:color w:val="000000"/>
                <w:sz w:val="32"/>
              </w:rPr>
              <w:t>2021</w:t>
            </w:r>
            <w:r>
              <w:rPr>
                <w:bCs/>
                <w:color w:val="000000"/>
                <w:sz w:val="32"/>
              </w:rPr>
              <w:t>年</w:t>
            </w:r>
            <w:r>
              <w:rPr>
                <w:bCs/>
                <w:color w:val="000000"/>
                <w:sz w:val="32"/>
              </w:rPr>
              <w:t>4</w:t>
            </w:r>
            <w:r>
              <w:rPr>
                <w:bCs/>
                <w:color w:val="000000"/>
                <w:sz w:val="32"/>
              </w:rPr>
              <w:t>月</w:t>
            </w:r>
            <w:r>
              <w:rPr>
                <w:bCs/>
                <w:color w:val="000000"/>
                <w:sz w:val="32"/>
              </w:rPr>
              <w:t>15</w:t>
            </w:r>
            <w:r>
              <w:rPr>
                <w:bCs/>
                <w:color w:val="000000"/>
                <w:sz w:val="32"/>
              </w:rPr>
              <w:t>日</w:t>
            </w:r>
          </w:p>
        </w:tc>
      </w:tr>
    </w:tbl>
    <w:p w14:paraId="4D7C8A41" w14:textId="77777777" w:rsidR="00DF166E" w:rsidRDefault="00DF166E"/>
    <w:p w14:paraId="3DD0C644" w14:textId="77777777" w:rsidR="00DF166E" w:rsidRDefault="00DF166E">
      <w:pPr>
        <w:spacing w:line="360" w:lineRule="auto"/>
        <w:jc w:val="center"/>
        <w:rPr>
          <w:rFonts w:eastAsia="黑体"/>
          <w:sz w:val="32"/>
          <w:szCs w:val="32"/>
        </w:rPr>
      </w:pPr>
    </w:p>
    <w:p w14:paraId="0D52F2B3" w14:textId="77777777" w:rsidR="00DF166E" w:rsidRDefault="00DF166E">
      <w:pPr>
        <w:spacing w:line="360" w:lineRule="auto"/>
        <w:jc w:val="center"/>
        <w:rPr>
          <w:rFonts w:eastAsia="黑体"/>
          <w:sz w:val="32"/>
          <w:szCs w:val="32"/>
        </w:rPr>
      </w:pPr>
      <w:bookmarkStart w:id="7" w:name="_Toc6826"/>
    </w:p>
    <w:p w14:paraId="42358841" w14:textId="77777777" w:rsidR="00DF166E" w:rsidRDefault="00CB199E">
      <w:pPr>
        <w:spacing w:line="360" w:lineRule="auto"/>
        <w:jc w:val="center"/>
        <w:rPr>
          <w:rFonts w:eastAsia="黑体"/>
          <w:sz w:val="32"/>
          <w:szCs w:val="32"/>
        </w:rPr>
      </w:pPr>
      <w:r>
        <w:rPr>
          <w:rFonts w:eastAsia="黑体"/>
          <w:sz w:val="32"/>
          <w:szCs w:val="32"/>
        </w:rPr>
        <w:t>山东女子学院毕业设计作者声明</w:t>
      </w:r>
      <w:bookmarkEnd w:id="7"/>
    </w:p>
    <w:p w14:paraId="1AB90D8B" w14:textId="77777777" w:rsidR="00DF166E" w:rsidRDefault="00DF166E">
      <w:pPr>
        <w:spacing w:line="360" w:lineRule="auto"/>
        <w:jc w:val="center"/>
        <w:rPr>
          <w:rFonts w:eastAsia="黑体"/>
          <w:sz w:val="32"/>
          <w:szCs w:val="32"/>
        </w:rPr>
      </w:pPr>
    </w:p>
    <w:p w14:paraId="48493E80" w14:textId="77777777" w:rsidR="00DF166E" w:rsidRDefault="00CB199E">
      <w:pPr>
        <w:spacing w:line="360" w:lineRule="auto"/>
        <w:ind w:firstLineChars="200" w:firstLine="640"/>
        <w:jc w:val="left"/>
        <w:rPr>
          <w:sz w:val="32"/>
          <w:szCs w:val="32"/>
        </w:rPr>
      </w:pPr>
      <w:bookmarkStart w:id="8" w:name="_Toc21382"/>
      <w:r>
        <w:rPr>
          <w:sz w:val="32"/>
          <w:szCs w:val="32"/>
        </w:rPr>
        <w:t>本人声明：本人完成的毕业设计及呈交的毕业设计说明书是本人在导师指导下取得的成果。对前人及其他人员对毕业设计的启发和贡献已在毕业设计说明书中做出了明确的声明，并表示了谢意。除了特别加以标注和致谢的地方外，本人的毕业设计方案中不包含其他人和其他机构已经实现、发表或者撰写过的成果。</w:t>
      </w:r>
      <w:bookmarkEnd w:id="8"/>
    </w:p>
    <w:p w14:paraId="3CEF8666" w14:textId="77777777" w:rsidR="00DF166E" w:rsidRDefault="00CB199E">
      <w:pPr>
        <w:spacing w:line="360" w:lineRule="auto"/>
        <w:ind w:firstLineChars="200" w:firstLine="640"/>
        <w:jc w:val="left"/>
        <w:rPr>
          <w:sz w:val="32"/>
          <w:szCs w:val="32"/>
        </w:rPr>
      </w:pPr>
      <w:bookmarkStart w:id="9" w:name="_Toc15455"/>
      <w:r>
        <w:rPr>
          <w:sz w:val="32"/>
          <w:szCs w:val="32"/>
        </w:rPr>
        <w:t>本人同意学校根据《中华人民共和国学位条例暂行实施办法》等有关规定保留本人的毕业设计说明书并向国家有关部门或资料库送交本说明书或其电子版，允许本说明书被查阅或借阅；本人授权山东女子学院可以将本毕业设计说明书的全部或者部分内容编入有关数据库进行检索，可以采用影印、缩印或者其它复制手段汇编本说明书。</w:t>
      </w:r>
      <w:bookmarkEnd w:id="9"/>
    </w:p>
    <w:p w14:paraId="4C03BEFC" w14:textId="77777777" w:rsidR="00DF166E" w:rsidRDefault="00DF166E">
      <w:pPr>
        <w:spacing w:line="360" w:lineRule="auto"/>
        <w:ind w:firstLineChars="200" w:firstLine="640"/>
        <w:jc w:val="left"/>
        <w:rPr>
          <w:sz w:val="32"/>
          <w:szCs w:val="32"/>
        </w:rPr>
      </w:pPr>
    </w:p>
    <w:p w14:paraId="46C2B1C6" w14:textId="77777777" w:rsidR="00DF166E" w:rsidRDefault="00CB199E">
      <w:pPr>
        <w:spacing w:line="360" w:lineRule="auto"/>
        <w:rPr>
          <w:sz w:val="32"/>
          <w:szCs w:val="32"/>
        </w:rPr>
      </w:pPr>
      <w:bookmarkStart w:id="10" w:name="_Toc26618"/>
      <w:r>
        <w:rPr>
          <w:sz w:val="32"/>
          <w:szCs w:val="32"/>
        </w:rPr>
        <w:t>作者签名：</w:t>
      </w:r>
      <w:r>
        <w:rPr>
          <w:sz w:val="32"/>
          <w:szCs w:val="32"/>
        </w:rPr>
        <w:t xml:space="preserve">               </w:t>
      </w:r>
      <w:r>
        <w:rPr>
          <w:sz w:val="32"/>
          <w:szCs w:val="32"/>
        </w:rPr>
        <w:t>日期：</w:t>
      </w:r>
      <w:r>
        <w:rPr>
          <w:sz w:val="32"/>
          <w:szCs w:val="32"/>
        </w:rPr>
        <w:t xml:space="preserve">     </w:t>
      </w:r>
      <w:r>
        <w:rPr>
          <w:sz w:val="32"/>
          <w:szCs w:val="32"/>
        </w:rPr>
        <w:t>年</w:t>
      </w:r>
      <w:r>
        <w:rPr>
          <w:sz w:val="32"/>
          <w:szCs w:val="32"/>
        </w:rPr>
        <w:t xml:space="preserve">    </w:t>
      </w:r>
      <w:r>
        <w:rPr>
          <w:sz w:val="32"/>
          <w:szCs w:val="32"/>
        </w:rPr>
        <w:t>月</w:t>
      </w:r>
      <w:r>
        <w:rPr>
          <w:sz w:val="32"/>
          <w:szCs w:val="32"/>
        </w:rPr>
        <w:t xml:space="preserve">    </w:t>
      </w:r>
      <w:r>
        <w:rPr>
          <w:sz w:val="32"/>
          <w:szCs w:val="32"/>
        </w:rPr>
        <w:t>日</w:t>
      </w:r>
      <w:bookmarkEnd w:id="10"/>
    </w:p>
    <w:p w14:paraId="362AC5CF" w14:textId="77777777" w:rsidR="00DF166E" w:rsidRDefault="00CB199E">
      <w:pPr>
        <w:spacing w:line="360" w:lineRule="auto"/>
        <w:rPr>
          <w:sz w:val="32"/>
          <w:szCs w:val="32"/>
        </w:rPr>
      </w:pPr>
      <w:bookmarkStart w:id="11" w:name="_Toc4450"/>
      <w:r>
        <w:rPr>
          <w:sz w:val="32"/>
          <w:szCs w:val="32"/>
        </w:rPr>
        <w:t>指导教师签名：</w:t>
      </w:r>
      <w:r>
        <w:rPr>
          <w:sz w:val="32"/>
          <w:szCs w:val="32"/>
        </w:rPr>
        <w:t xml:space="preserve">           </w:t>
      </w:r>
      <w:r>
        <w:rPr>
          <w:sz w:val="32"/>
          <w:szCs w:val="32"/>
        </w:rPr>
        <w:t>日期：</w:t>
      </w:r>
      <w:r>
        <w:rPr>
          <w:sz w:val="32"/>
          <w:szCs w:val="32"/>
        </w:rPr>
        <w:t xml:space="preserve">     </w:t>
      </w:r>
      <w:r>
        <w:rPr>
          <w:sz w:val="32"/>
          <w:szCs w:val="32"/>
        </w:rPr>
        <w:t>年</w:t>
      </w:r>
      <w:r>
        <w:rPr>
          <w:sz w:val="32"/>
          <w:szCs w:val="32"/>
        </w:rPr>
        <w:t xml:space="preserve">    </w:t>
      </w:r>
      <w:r>
        <w:rPr>
          <w:sz w:val="32"/>
          <w:szCs w:val="32"/>
        </w:rPr>
        <w:t>月</w:t>
      </w:r>
      <w:r>
        <w:rPr>
          <w:sz w:val="32"/>
          <w:szCs w:val="32"/>
        </w:rPr>
        <w:t xml:space="preserve">    </w:t>
      </w:r>
      <w:r>
        <w:rPr>
          <w:sz w:val="32"/>
          <w:szCs w:val="32"/>
        </w:rPr>
        <w:t>日</w:t>
      </w:r>
      <w:bookmarkEnd w:id="11"/>
    </w:p>
    <w:p w14:paraId="21F3579D" w14:textId="77777777" w:rsidR="00DF166E" w:rsidRDefault="00CB199E">
      <w:pPr>
        <w:jc w:val="center"/>
        <w:rPr>
          <w:rFonts w:eastAsia="黑体"/>
          <w:sz w:val="32"/>
        </w:rPr>
      </w:pPr>
      <w:r>
        <w:br w:type="page"/>
      </w:r>
      <w:r>
        <w:rPr>
          <w:rFonts w:eastAsia="黑体"/>
          <w:sz w:val="32"/>
        </w:rPr>
        <w:lastRenderedPageBreak/>
        <w:t>摘要</w:t>
      </w:r>
    </w:p>
    <w:p w14:paraId="0F74EB78" w14:textId="77777777" w:rsidR="00DF166E" w:rsidRDefault="00DF166E">
      <w:pPr>
        <w:jc w:val="center"/>
        <w:rPr>
          <w:rFonts w:eastAsia="黑体"/>
          <w:sz w:val="32"/>
        </w:rPr>
      </w:pPr>
    </w:p>
    <w:p w14:paraId="137A0E5F" w14:textId="77777777" w:rsidR="00DF166E" w:rsidRDefault="00CB199E">
      <w:pPr>
        <w:spacing w:line="360" w:lineRule="auto"/>
        <w:ind w:firstLineChars="200" w:firstLine="480"/>
        <w:jc w:val="left"/>
        <w:rPr>
          <w:sz w:val="24"/>
        </w:rPr>
      </w:pPr>
      <w:r>
        <w:rPr>
          <w:rFonts w:hint="eastAsia"/>
          <w:sz w:val="24"/>
        </w:rPr>
        <w:t>随着移动智能终端的广泛应用，移动终端正向功能增强化、多模化、定制化、平台开放化的方向发展，移动</w:t>
      </w:r>
      <w:r>
        <w:rPr>
          <w:rFonts w:hint="eastAsia"/>
          <w:sz w:val="24"/>
        </w:rPr>
        <w:t>APP</w:t>
      </w:r>
      <w:r>
        <w:rPr>
          <w:rFonts w:hint="eastAsia"/>
          <w:sz w:val="24"/>
        </w:rPr>
        <w:t>具有不可估量的市场，同时现代教育对编程的普及，越来越多的中学开始进行青少年编程相关课程，而高校方面，越来越多的理工科院校也开始将程序设计语言加入学生培养方案，促使越来越多的学生开始学习程序设计语言也随着</w:t>
      </w:r>
      <w:proofErr w:type="gramStart"/>
      <w:r>
        <w:rPr>
          <w:rFonts w:hint="eastAsia"/>
          <w:sz w:val="24"/>
        </w:rPr>
        <w:t>云概念</w:t>
      </w:r>
      <w:proofErr w:type="gramEnd"/>
      <w:r>
        <w:rPr>
          <w:rFonts w:hint="eastAsia"/>
          <w:sz w:val="24"/>
        </w:rPr>
        <w:t>的提出，云操作系统，云编译环境这些名词慢慢提出云端编译环境也慢慢流行起来成为未来一大趋势。因此开发一款在线</w:t>
      </w:r>
      <w:r>
        <w:rPr>
          <w:rFonts w:hint="eastAsia"/>
          <w:sz w:val="24"/>
        </w:rPr>
        <w:t>IDE</w:t>
      </w:r>
      <w:r>
        <w:rPr>
          <w:rFonts w:hint="eastAsia"/>
          <w:sz w:val="24"/>
        </w:rPr>
        <w:t>有着无限的发展前景。</w:t>
      </w:r>
    </w:p>
    <w:p w14:paraId="4C8619B1" w14:textId="77777777" w:rsidR="00DF166E" w:rsidRDefault="00CB199E">
      <w:pPr>
        <w:spacing w:line="360" w:lineRule="auto"/>
        <w:ind w:firstLineChars="200" w:firstLine="480"/>
        <w:jc w:val="left"/>
        <w:rPr>
          <w:sz w:val="24"/>
        </w:rPr>
      </w:pPr>
      <w:r>
        <w:rPr>
          <w:sz w:val="24"/>
        </w:rPr>
        <w:t>本系统采用</w:t>
      </w:r>
      <w:r>
        <w:rPr>
          <w:rFonts w:hint="eastAsia"/>
          <w:sz w:val="24"/>
        </w:rPr>
        <w:t>目前项目开发过程中最流行最方便的</w:t>
      </w:r>
      <w:r>
        <w:rPr>
          <w:sz w:val="24"/>
        </w:rPr>
        <w:t>浏览器</w:t>
      </w:r>
      <w:r>
        <w:rPr>
          <w:sz w:val="24"/>
        </w:rPr>
        <w:t>/</w:t>
      </w:r>
      <w:r>
        <w:rPr>
          <w:sz w:val="24"/>
        </w:rPr>
        <w:t>服务器（</w:t>
      </w:r>
      <w:r>
        <w:rPr>
          <w:sz w:val="24"/>
        </w:rPr>
        <w:t>B/S</w:t>
      </w:r>
      <w:r>
        <w:rPr>
          <w:sz w:val="24"/>
        </w:rPr>
        <w:t>）模式，以</w:t>
      </w:r>
      <w:proofErr w:type="spellStart"/>
      <w:r>
        <w:rPr>
          <w:rFonts w:hint="eastAsia"/>
          <w:sz w:val="24"/>
        </w:rPr>
        <w:t>nginx</w:t>
      </w:r>
      <w:r>
        <w:rPr>
          <w:sz w:val="24"/>
        </w:rPr>
        <w:t>+uwsgi</w:t>
      </w:r>
      <w:proofErr w:type="spellEnd"/>
      <w:r>
        <w:rPr>
          <w:rFonts w:hint="eastAsia"/>
          <w:sz w:val="24"/>
        </w:rPr>
        <w:t>框架</w:t>
      </w:r>
      <w:r>
        <w:rPr>
          <w:sz w:val="24"/>
        </w:rPr>
        <w:t>作为</w:t>
      </w:r>
      <w:r>
        <w:rPr>
          <w:rFonts w:hint="eastAsia"/>
          <w:sz w:val="24"/>
        </w:rPr>
        <w:t>本系统开发的</w:t>
      </w:r>
      <w:r>
        <w:rPr>
          <w:sz w:val="24"/>
        </w:rPr>
        <w:t>Web</w:t>
      </w:r>
      <w:r>
        <w:rPr>
          <w:sz w:val="24"/>
        </w:rPr>
        <w:t>服务器，</w:t>
      </w:r>
      <w:r>
        <w:rPr>
          <w:rFonts w:hint="eastAsia"/>
          <w:sz w:val="24"/>
        </w:rPr>
        <w:t>前端方面主要使用基于</w:t>
      </w:r>
      <w:r>
        <w:rPr>
          <w:rFonts w:hint="eastAsia"/>
          <w:sz w:val="24"/>
        </w:rPr>
        <w:t>VU</w:t>
      </w:r>
      <w:r>
        <w:rPr>
          <w:sz w:val="24"/>
        </w:rPr>
        <w:t>E</w:t>
      </w:r>
      <w:r>
        <w:rPr>
          <w:rFonts w:hint="eastAsia"/>
          <w:sz w:val="24"/>
        </w:rPr>
        <w:t>的</w:t>
      </w:r>
      <w:proofErr w:type="spellStart"/>
      <w:r>
        <w:rPr>
          <w:rFonts w:hint="eastAsia"/>
          <w:sz w:val="24"/>
        </w:rPr>
        <w:t>uni</w:t>
      </w:r>
      <w:proofErr w:type="spellEnd"/>
      <w:r>
        <w:rPr>
          <w:sz w:val="24"/>
        </w:rPr>
        <w:t>-app</w:t>
      </w:r>
      <w:r>
        <w:rPr>
          <w:rFonts w:hint="eastAsia"/>
          <w:sz w:val="24"/>
        </w:rPr>
        <w:t>框架具有便捷的开发特性，后端使用</w:t>
      </w:r>
      <w:proofErr w:type="spellStart"/>
      <w:r>
        <w:rPr>
          <w:rFonts w:hint="eastAsia"/>
          <w:sz w:val="24"/>
        </w:rPr>
        <w:t>linux</w:t>
      </w:r>
      <w:r>
        <w:rPr>
          <w:sz w:val="24"/>
        </w:rPr>
        <w:t>+python</w:t>
      </w:r>
      <w:proofErr w:type="spellEnd"/>
      <w:r>
        <w:rPr>
          <w:sz w:val="24"/>
        </w:rPr>
        <w:t xml:space="preserve"> flask</w:t>
      </w:r>
      <w:r>
        <w:rPr>
          <w:rFonts w:hint="eastAsia"/>
          <w:sz w:val="24"/>
        </w:rPr>
        <w:t>轻量级框架实现网络</w:t>
      </w:r>
      <w:proofErr w:type="gramStart"/>
      <w:r>
        <w:rPr>
          <w:rFonts w:hint="eastAsia"/>
          <w:sz w:val="24"/>
        </w:rPr>
        <w:t>交互与</w:t>
      </w:r>
      <w:proofErr w:type="gramEnd"/>
      <w:r>
        <w:rPr>
          <w:rFonts w:hint="eastAsia"/>
          <w:sz w:val="24"/>
        </w:rPr>
        <w:t>信息处理</w:t>
      </w:r>
      <w:r>
        <w:rPr>
          <w:sz w:val="24"/>
        </w:rPr>
        <w:t>，并通过</w:t>
      </w:r>
      <w:proofErr w:type="spellStart"/>
      <w:r>
        <w:rPr>
          <w:rFonts w:hint="eastAsia"/>
          <w:sz w:val="24"/>
        </w:rPr>
        <w:t>Hbuilder</w:t>
      </w:r>
      <w:r>
        <w:rPr>
          <w:sz w:val="24"/>
        </w:rPr>
        <w:t>X</w:t>
      </w:r>
      <w:proofErr w:type="spellEnd"/>
      <w:r>
        <w:rPr>
          <w:sz w:val="24"/>
        </w:rPr>
        <w:t xml:space="preserve"> </w:t>
      </w:r>
      <w:r>
        <w:rPr>
          <w:rFonts w:hint="eastAsia"/>
          <w:sz w:val="24"/>
        </w:rPr>
        <w:t>作为前端</w:t>
      </w:r>
      <w:proofErr w:type="spellStart"/>
      <w:r>
        <w:rPr>
          <w:rFonts w:hint="eastAsia"/>
          <w:sz w:val="24"/>
        </w:rPr>
        <w:t>uni</w:t>
      </w:r>
      <w:proofErr w:type="spellEnd"/>
      <w:r>
        <w:rPr>
          <w:sz w:val="24"/>
        </w:rPr>
        <w:t>-app</w:t>
      </w:r>
      <w:r>
        <w:rPr>
          <w:rFonts w:hint="eastAsia"/>
          <w:sz w:val="24"/>
        </w:rPr>
        <w:t>的开发与调试工具，后端方面使用</w:t>
      </w:r>
      <w:proofErr w:type="spellStart"/>
      <w:r>
        <w:rPr>
          <w:rFonts w:hint="eastAsia"/>
          <w:sz w:val="24"/>
        </w:rPr>
        <w:t>pycharm</w:t>
      </w:r>
      <w:proofErr w:type="spellEnd"/>
      <w:r>
        <w:rPr>
          <w:rFonts w:hint="eastAsia"/>
          <w:sz w:val="24"/>
        </w:rPr>
        <w:t>的远程调试</w:t>
      </w:r>
      <w:r>
        <w:rPr>
          <w:sz w:val="24"/>
        </w:rPr>
        <w:t>+</w:t>
      </w:r>
      <w:proofErr w:type="spellStart"/>
      <w:r>
        <w:rPr>
          <w:rFonts w:hint="eastAsia"/>
          <w:sz w:val="24"/>
        </w:rPr>
        <w:t>s</w:t>
      </w:r>
      <w:r>
        <w:rPr>
          <w:sz w:val="24"/>
        </w:rPr>
        <w:t>sh</w:t>
      </w:r>
      <w:proofErr w:type="spellEnd"/>
      <w:r>
        <w:rPr>
          <w:rFonts w:hint="eastAsia"/>
          <w:sz w:val="24"/>
        </w:rPr>
        <w:t>进行后端的</w:t>
      </w:r>
      <w:r>
        <w:rPr>
          <w:rFonts w:hint="eastAsia"/>
          <w:sz w:val="24"/>
        </w:rPr>
        <w:t>python</w:t>
      </w:r>
      <w:r>
        <w:rPr>
          <w:rFonts w:hint="eastAsia"/>
          <w:sz w:val="24"/>
        </w:rPr>
        <w:t>代码的编译与调试</w:t>
      </w:r>
      <w:r>
        <w:rPr>
          <w:sz w:val="24"/>
        </w:rPr>
        <w:t>。在设计上，本系统应具有良好的实时性、交互性、可扩展性、易扩充性和开发性</w:t>
      </w:r>
      <w:r>
        <w:rPr>
          <w:rFonts w:hint="eastAsia"/>
          <w:sz w:val="24"/>
        </w:rPr>
        <w:t>。</w:t>
      </w:r>
    </w:p>
    <w:p w14:paraId="4F948A92" w14:textId="77777777" w:rsidR="00DF166E" w:rsidRDefault="00CB199E">
      <w:pPr>
        <w:spacing w:line="360" w:lineRule="auto"/>
        <w:ind w:firstLineChars="200" w:firstLine="480"/>
        <w:jc w:val="left"/>
        <w:rPr>
          <w:rFonts w:eastAsia="黑体"/>
          <w:sz w:val="28"/>
          <w:szCs w:val="24"/>
        </w:rPr>
      </w:pPr>
      <w:r>
        <w:rPr>
          <w:rFonts w:hint="eastAsia"/>
          <w:sz w:val="24"/>
        </w:rPr>
        <w:t>在线</w:t>
      </w:r>
      <w:r>
        <w:rPr>
          <w:rFonts w:hint="eastAsia"/>
          <w:sz w:val="24"/>
        </w:rPr>
        <w:t>IDE</w:t>
      </w:r>
      <w:r>
        <w:rPr>
          <w:sz w:val="24"/>
        </w:rPr>
        <w:t>的</w:t>
      </w:r>
      <w:r>
        <w:rPr>
          <w:rFonts w:hint="eastAsia"/>
          <w:sz w:val="24"/>
        </w:rPr>
        <w:t>详细开发与具体设计，成功实现了云端的编译，本系统的设计与开发能够极大的减轻了开发者对于环境调试的难度，提高了开发的便捷性，实现从传统开发到不受地域设备限制的新开发模式</w:t>
      </w:r>
      <w:r>
        <w:rPr>
          <w:rFonts w:eastAsia="黑体"/>
          <w:sz w:val="28"/>
          <w:szCs w:val="24"/>
        </w:rPr>
        <w:t xml:space="preserve"> </w:t>
      </w:r>
    </w:p>
    <w:p w14:paraId="1094D2C4" w14:textId="061F0809" w:rsidR="00DF166E" w:rsidRDefault="00CB199E">
      <w:pPr>
        <w:spacing w:line="360" w:lineRule="auto"/>
        <w:jc w:val="left"/>
        <w:rPr>
          <w:sz w:val="24"/>
        </w:rPr>
      </w:pPr>
      <w:r>
        <w:rPr>
          <w:rFonts w:eastAsia="黑体"/>
          <w:sz w:val="28"/>
          <w:szCs w:val="24"/>
        </w:rPr>
        <w:t>关键词：</w:t>
      </w:r>
      <w:r>
        <w:rPr>
          <w:rFonts w:eastAsia="黑体" w:hint="eastAsia"/>
          <w:sz w:val="24"/>
        </w:rPr>
        <w:t xml:space="preserve">IDE; </w:t>
      </w:r>
      <w:r>
        <w:rPr>
          <w:rFonts w:hint="eastAsia"/>
        </w:rPr>
        <w:t xml:space="preserve">g++; </w:t>
      </w:r>
      <w:proofErr w:type="spellStart"/>
      <w:r>
        <w:rPr>
          <w:rFonts w:hint="eastAsia"/>
          <w:sz w:val="24"/>
        </w:rPr>
        <w:t>uni</w:t>
      </w:r>
      <w:proofErr w:type="spellEnd"/>
      <w:r>
        <w:rPr>
          <w:sz w:val="24"/>
        </w:rPr>
        <w:t>-app;</w:t>
      </w:r>
      <w:r>
        <w:rPr>
          <w:rFonts w:hint="eastAsia"/>
          <w:sz w:val="24"/>
        </w:rPr>
        <w:t xml:space="preserve"> </w:t>
      </w:r>
      <w:proofErr w:type="spellStart"/>
      <w:r>
        <w:rPr>
          <w:sz w:val="24"/>
        </w:rPr>
        <w:t>nginx</w:t>
      </w:r>
      <w:proofErr w:type="spellEnd"/>
      <w:r>
        <w:rPr>
          <w:sz w:val="24"/>
        </w:rPr>
        <w:t>;</w:t>
      </w:r>
      <w:r>
        <w:rPr>
          <w:rFonts w:hint="eastAsia"/>
          <w:sz w:val="24"/>
        </w:rPr>
        <w:t xml:space="preserve"> </w:t>
      </w:r>
      <w:proofErr w:type="spellStart"/>
      <w:r>
        <w:rPr>
          <w:sz w:val="24"/>
        </w:rPr>
        <w:t>linux</w:t>
      </w:r>
      <w:proofErr w:type="spellEnd"/>
      <w:r>
        <w:rPr>
          <w:sz w:val="24"/>
        </w:rPr>
        <w:t>;</w:t>
      </w:r>
      <w:r>
        <w:rPr>
          <w:rFonts w:hint="eastAsia"/>
          <w:sz w:val="24"/>
        </w:rPr>
        <w:t xml:space="preserve"> </w:t>
      </w:r>
      <w:r>
        <w:rPr>
          <w:sz w:val="24"/>
        </w:rPr>
        <w:t>python</w:t>
      </w:r>
      <w:r>
        <w:rPr>
          <w:rFonts w:hint="eastAsia"/>
          <w:sz w:val="24"/>
        </w:rPr>
        <w:t>; flask;</w:t>
      </w:r>
    </w:p>
    <w:p w14:paraId="386666DF" w14:textId="77777777" w:rsidR="00DF166E" w:rsidRDefault="00DF166E">
      <w:pPr>
        <w:spacing w:line="360" w:lineRule="auto"/>
        <w:jc w:val="left"/>
        <w:rPr>
          <w:sz w:val="24"/>
        </w:rPr>
      </w:pPr>
    </w:p>
    <w:p w14:paraId="4B853F4B" w14:textId="77777777" w:rsidR="00DF166E" w:rsidRDefault="00DF166E">
      <w:pPr>
        <w:spacing w:line="360" w:lineRule="auto"/>
        <w:jc w:val="left"/>
        <w:rPr>
          <w:sz w:val="24"/>
        </w:rPr>
      </w:pPr>
    </w:p>
    <w:p w14:paraId="51DA089F" w14:textId="77777777" w:rsidR="00DF166E" w:rsidRDefault="00DF166E">
      <w:pPr>
        <w:spacing w:line="360" w:lineRule="auto"/>
        <w:jc w:val="left"/>
        <w:rPr>
          <w:sz w:val="24"/>
        </w:rPr>
      </w:pPr>
    </w:p>
    <w:p w14:paraId="34899693" w14:textId="77777777" w:rsidR="00DF166E" w:rsidRDefault="00CB199E">
      <w:pPr>
        <w:jc w:val="center"/>
        <w:rPr>
          <w:rFonts w:eastAsia="黑体"/>
          <w:sz w:val="32"/>
        </w:rPr>
      </w:pPr>
      <w:bookmarkStart w:id="12" w:name="_Toc19957"/>
      <w:r>
        <w:rPr>
          <w:rFonts w:eastAsia="黑体"/>
          <w:sz w:val="32"/>
        </w:rPr>
        <w:br w:type="page"/>
      </w:r>
      <w:r>
        <w:rPr>
          <w:rFonts w:eastAsia="黑体"/>
          <w:sz w:val="32"/>
        </w:rPr>
        <w:lastRenderedPageBreak/>
        <w:t>Abstract</w:t>
      </w:r>
      <w:bookmarkEnd w:id="12"/>
    </w:p>
    <w:p w14:paraId="0A8B8A3F" w14:textId="77777777" w:rsidR="00DF166E" w:rsidRDefault="00CB199E">
      <w:pPr>
        <w:spacing w:line="360" w:lineRule="auto"/>
        <w:rPr>
          <w:sz w:val="24"/>
        </w:rPr>
      </w:pPr>
      <w:r>
        <w:rPr>
          <w:rFonts w:hint="eastAsia"/>
          <w:sz w:val="24"/>
        </w:rPr>
        <w:t>With the wide application of mobile intelligent terminals, mobile terminals are developing in the direction of enhanced functions, multi-modality, customization and open platform. Mobile APP has an immeasurable market. At the same time, with the popularization of programming by modern education, more and more middle schools begin to offer programming courses for teenagers. More and more science and engineering colleges also begin to add programming language to student training programs, prompting more and more students to begin to learn programming language. With the introduction of the concept of cloud, cloud operating system and cloud compiling environment, such terms are slowly put forward, and cloud compiling environment is slowly becoming a big trend in the future. Therefore, the development of an online IDE has unlimited development prospects.</w:t>
      </w:r>
    </w:p>
    <w:p w14:paraId="26435739" w14:textId="77777777" w:rsidR="00DF166E" w:rsidRDefault="00CB199E">
      <w:pPr>
        <w:spacing w:line="360" w:lineRule="auto"/>
        <w:rPr>
          <w:sz w:val="24"/>
        </w:rPr>
      </w:pPr>
      <w:r>
        <w:rPr>
          <w:rFonts w:hint="eastAsia"/>
          <w:sz w:val="24"/>
        </w:rPr>
        <w:t xml:space="preserve">This system adopts the most popular and convenient browser/server (B/S) mode in the current project development process, and uses NGINX + UWSGI framework as the Web server for the development of this system. The front end mainly uses the UNI-APP framework based on VUE, which has convenient development characteristics. The backend uses Linux + Python Flask lightweight framework to realize network interaction and information processing, and </w:t>
      </w:r>
      <w:proofErr w:type="spellStart"/>
      <w:r>
        <w:rPr>
          <w:rFonts w:hint="eastAsia"/>
          <w:sz w:val="24"/>
        </w:rPr>
        <w:t>HBuilderX</w:t>
      </w:r>
      <w:proofErr w:type="spellEnd"/>
      <w:r>
        <w:rPr>
          <w:rFonts w:hint="eastAsia"/>
          <w:sz w:val="24"/>
        </w:rPr>
        <w:t xml:space="preserve"> is used as the development and debugging tool of the front-end Uni-App. The backend uses PyCharm's remote debugging + SSH to compile and debug the Python code at the back end. In the design, the system should have good real-time, interactive, expansible, easy to expand and development;</w:t>
      </w:r>
    </w:p>
    <w:p w14:paraId="0075F25D" w14:textId="77777777" w:rsidR="00DF166E" w:rsidRDefault="00CB199E">
      <w:pPr>
        <w:spacing w:line="360" w:lineRule="auto"/>
        <w:rPr>
          <w:sz w:val="24"/>
        </w:rPr>
      </w:pPr>
      <w:r>
        <w:rPr>
          <w:rFonts w:hint="eastAsia"/>
          <w:sz w:val="24"/>
        </w:rPr>
        <w:t>Online IDE detailed development and specific design, successfully realized the compilation of the cloud, the design and development of the system can greatly reduce the difficulty of developers for environment debugging, improve the convenience of development, to achieve from the traditional development to the new development mode not limited by the regional equipment</w:t>
      </w:r>
    </w:p>
    <w:p w14:paraId="1457D856" w14:textId="23748173" w:rsidR="00CB199E" w:rsidRDefault="00CB199E" w:rsidP="00AA6062">
      <w:pPr>
        <w:spacing w:line="360" w:lineRule="auto"/>
        <w:rPr>
          <w:sz w:val="24"/>
        </w:rPr>
      </w:pPr>
      <w:r>
        <w:rPr>
          <w:b/>
          <w:bCs/>
          <w:sz w:val="28"/>
          <w:szCs w:val="24"/>
        </w:rPr>
        <w:t xml:space="preserve">Key words: </w:t>
      </w:r>
      <w:r>
        <w:rPr>
          <w:rFonts w:eastAsia="黑体" w:hint="eastAsia"/>
          <w:sz w:val="24"/>
        </w:rPr>
        <w:t xml:space="preserve">IDE; </w:t>
      </w:r>
      <w:r>
        <w:rPr>
          <w:rFonts w:hint="eastAsia"/>
        </w:rPr>
        <w:t xml:space="preserve">g++; </w:t>
      </w:r>
      <w:proofErr w:type="spellStart"/>
      <w:r>
        <w:rPr>
          <w:rFonts w:hint="eastAsia"/>
          <w:sz w:val="24"/>
        </w:rPr>
        <w:t>uni</w:t>
      </w:r>
      <w:proofErr w:type="spellEnd"/>
      <w:r>
        <w:rPr>
          <w:sz w:val="24"/>
        </w:rPr>
        <w:t xml:space="preserve">-app; </w:t>
      </w:r>
      <w:proofErr w:type="spellStart"/>
      <w:r>
        <w:rPr>
          <w:sz w:val="24"/>
        </w:rPr>
        <w:t>nginx</w:t>
      </w:r>
      <w:proofErr w:type="spellEnd"/>
      <w:r>
        <w:rPr>
          <w:sz w:val="24"/>
        </w:rPr>
        <w:t>;</w:t>
      </w:r>
      <w:r>
        <w:rPr>
          <w:rFonts w:hint="eastAsia"/>
          <w:sz w:val="24"/>
        </w:rPr>
        <w:t xml:space="preserve"> </w:t>
      </w:r>
      <w:proofErr w:type="spellStart"/>
      <w:r>
        <w:rPr>
          <w:sz w:val="24"/>
        </w:rPr>
        <w:t>linux</w:t>
      </w:r>
      <w:proofErr w:type="spellEnd"/>
      <w:r>
        <w:rPr>
          <w:sz w:val="24"/>
        </w:rPr>
        <w:t>;</w:t>
      </w:r>
      <w:r>
        <w:rPr>
          <w:rFonts w:hint="eastAsia"/>
          <w:sz w:val="24"/>
        </w:rPr>
        <w:t xml:space="preserve"> </w:t>
      </w:r>
      <w:r>
        <w:rPr>
          <w:sz w:val="24"/>
        </w:rPr>
        <w:t>python</w:t>
      </w:r>
      <w:r>
        <w:rPr>
          <w:rFonts w:hint="eastAsia"/>
          <w:sz w:val="24"/>
        </w:rPr>
        <w:t>; flask;</w:t>
      </w:r>
      <w:bookmarkStart w:id="13" w:name="_Toc8722"/>
    </w:p>
    <w:p w14:paraId="43F40CB2" w14:textId="77777777" w:rsidR="00AA6062" w:rsidRPr="00AA6062" w:rsidRDefault="00AA6062" w:rsidP="00AA6062">
      <w:pPr>
        <w:spacing w:line="360" w:lineRule="auto"/>
        <w:rPr>
          <w:sz w:val="24"/>
        </w:rPr>
      </w:pPr>
    </w:p>
    <w:p w14:paraId="47A42FBF" w14:textId="592B8A33" w:rsidR="00DF166E" w:rsidRPr="00AA6062" w:rsidRDefault="00CB199E" w:rsidP="00AA6062">
      <w:pPr>
        <w:pStyle w:val="11"/>
        <w:tabs>
          <w:tab w:val="right" w:leader="dot" w:pos="8302"/>
        </w:tabs>
        <w:spacing w:line="360" w:lineRule="auto"/>
        <w:jc w:val="center"/>
        <w:rPr>
          <w:rFonts w:eastAsia="黑体"/>
          <w:sz w:val="32"/>
          <w:szCs w:val="32"/>
        </w:rPr>
      </w:pPr>
      <w:r>
        <w:rPr>
          <w:rFonts w:eastAsia="黑体"/>
          <w:sz w:val="32"/>
          <w:szCs w:val="32"/>
        </w:rPr>
        <w:lastRenderedPageBreak/>
        <w:t>目</w:t>
      </w:r>
      <w:r>
        <w:rPr>
          <w:rFonts w:eastAsia="黑体" w:hint="eastAsia"/>
          <w:sz w:val="32"/>
          <w:szCs w:val="32"/>
        </w:rPr>
        <w:t xml:space="preserve"> </w:t>
      </w:r>
      <w:r>
        <w:rPr>
          <w:rFonts w:eastAsia="黑体"/>
          <w:sz w:val="32"/>
          <w:szCs w:val="32"/>
        </w:rPr>
        <w:t>录</w:t>
      </w:r>
    </w:p>
    <w:p w14:paraId="00C88855" w14:textId="77777777" w:rsidR="00DF166E" w:rsidRDefault="00CB199E">
      <w:pPr>
        <w:pStyle w:val="11"/>
        <w:tabs>
          <w:tab w:val="right" w:leader="dot" w:pos="8312"/>
        </w:tabs>
        <w:spacing w:line="360" w:lineRule="auto"/>
        <w:rPr>
          <w:sz w:val="24"/>
          <w:szCs w:val="24"/>
        </w:rPr>
      </w:pPr>
      <w:r>
        <w:rPr>
          <w:sz w:val="24"/>
          <w:szCs w:val="24"/>
        </w:rPr>
        <w:fldChar w:fldCharType="begin"/>
      </w:r>
      <w:r>
        <w:rPr>
          <w:sz w:val="24"/>
          <w:szCs w:val="24"/>
        </w:rPr>
        <w:instrText xml:space="preserve">TOC \o "1-3" \h  \u </w:instrText>
      </w:r>
      <w:r>
        <w:rPr>
          <w:sz w:val="24"/>
          <w:szCs w:val="24"/>
        </w:rPr>
        <w:fldChar w:fldCharType="separate"/>
      </w:r>
      <w:hyperlink w:anchor="_Toc134" w:history="1">
        <w:r>
          <w:rPr>
            <w:rFonts w:eastAsia="黑体"/>
            <w:sz w:val="24"/>
            <w:szCs w:val="24"/>
          </w:rPr>
          <w:t xml:space="preserve">1 </w:t>
        </w:r>
        <w:r>
          <w:rPr>
            <w:rFonts w:eastAsia="黑体"/>
            <w:sz w:val="24"/>
            <w:szCs w:val="24"/>
          </w:rPr>
          <w:t>绪论</w:t>
        </w:r>
        <w:r>
          <w:rPr>
            <w:rFonts w:eastAsia="黑体"/>
            <w:sz w:val="24"/>
            <w:szCs w:val="24"/>
          </w:rPr>
          <w:tab/>
        </w:r>
        <w:r>
          <w:rPr>
            <w:rFonts w:eastAsia="黑体"/>
            <w:sz w:val="24"/>
            <w:szCs w:val="24"/>
          </w:rPr>
          <w:fldChar w:fldCharType="begin"/>
        </w:r>
        <w:r>
          <w:rPr>
            <w:rFonts w:eastAsia="黑体"/>
            <w:sz w:val="24"/>
            <w:szCs w:val="24"/>
          </w:rPr>
          <w:instrText xml:space="preserve"> PAGEREF _Toc134 </w:instrText>
        </w:r>
        <w:r>
          <w:rPr>
            <w:rFonts w:eastAsia="黑体"/>
            <w:sz w:val="24"/>
            <w:szCs w:val="24"/>
          </w:rPr>
          <w:fldChar w:fldCharType="separate"/>
        </w:r>
        <w:r>
          <w:rPr>
            <w:rFonts w:eastAsia="黑体"/>
            <w:sz w:val="24"/>
            <w:szCs w:val="24"/>
          </w:rPr>
          <w:t>2</w:t>
        </w:r>
        <w:r>
          <w:rPr>
            <w:rFonts w:eastAsia="黑体"/>
            <w:sz w:val="24"/>
            <w:szCs w:val="24"/>
          </w:rPr>
          <w:fldChar w:fldCharType="end"/>
        </w:r>
      </w:hyperlink>
    </w:p>
    <w:p w14:paraId="2822E578" w14:textId="77777777" w:rsidR="00DF166E" w:rsidRDefault="00E65198">
      <w:pPr>
        <w:pStyle w:val="21"/>
        <w:tabs>
          <w:tab w:val="right" w:leader="dot" w:pos="8312"/>
        </w:tabs>
        <w:spacing w:line="360" w:lineRule="auto"/>
        <w:rPr>
          <w:sz w:val="24"/>
          <w:szCs w:val="24"/>
        </w:rPr>
      </w:pPr>
      <w:hyperlink w:anchor="_Toc29310" w:history="1">
        <w:r w:rsidR="00CB199E">
          <w:rPr>
            <w:sz w:val="24"/>
            <w:szCs w:val="24"/>
          </w:rPr>
          <w:t xml:space="preserve">1.1 </w:t>
        </w:r>
        <w:r w:rsidR="00CB199E">
          <w:rPr>
            <w:sz w:val="24"/>
            <w:szCs w:val="24"/>
          </w:rPr>
          <w:t>研究背景及意义</w:t>
        </w:r>
        <w:r w:rsidR="00CB199E">
          <w:rPr>
            <w:sz w:val="24"/>
            <w:szCs w:val="24"/>
          </w:rPr>
          <w:tab/>
        </w:r>
        <w:r w:rsidR="00CB199E">
          <w:rPr>
            <w:sz w:val="24"/>
            <w:szCs w:val="24"/>
          </w:rPr>
          <w:fldChar w:fldCharType="begin"/>
        </w:r>
        <w:r w:rsidR="00CB199E">
          <w:rPr>
            <w:sz w:val="24"/>
            <w:szCs w:val="24"/>
          </w:rPr>
          <w:instrText xml:space="preserve"> PAGEREF _Toc29310 </w:instrText>
        </w:r>
        <w:r w:rsidR="00CB199E">
          <w:rPr>
            <w:sz w:val="24"/>
            <w:szCs w:val="24"/>
          </w:rPr>
          <w:fldChar w:fldCharType="separate"/>
        </w:r>
        <w:r w:rsidR="00CB199E">
          <w:rPr>
            <w:sz w:val="24"/>
            <w:szCs w:val="24"/>
          </w:rPr>
          <w:t>2</w:t>
        </w:r>
        <w:r w:rsidR="00CB199E">
          <w:rPr>
            <w:sz w:val="24"/>
            <w:szCs w:val="24"/>
          </w:rPr>
          <w:fldChar w:fldCharType="end"/>
        </w:r>
      </w:hyperlink>
    </w:p>
    <w:p w14:paraId="5DC9F619" w14:textId="77777777" w:rsidR="00DF166E" w:rsidRDefault="00E65198">
      <w:pPr>
        <w:pStyle w:val="21"/>
        <w:tabs>
          <w:tab w:val="right" w:leader="dot" w:pos="8312"/>
        </w:tabs>
        <w:spacing w:line="360" w:lineRule="auto"/>
        <w:rPr>
          <w:sz w:val="24"/>
          <w:szCs w:val="24"/>
        </w:rPr>
      </w:pPr>
      <w:hyperlink w:anchor="_Toc12361" w:history="1">
        <w:r w:rsidR="00CB199E">
          <w:rPr>
            <w:sz w:val="24"/>
            <w:szCs w:val="24"/>
          </w:rPr>
          <w:t xml:space="preserve">1.2 </w:t>
        </w:r>
        <w:r w:rsidR="00CB199E">
          <w:rPr>
            <w:sz w:val="24"/>
            <w:szCs w:val="24"/>
          </w:rPr>
          <w:t>国内外研究现状</w:t>
        </w:r>
        <w:r w:rsidR="00CB199E">
          <w:rPr>
            <w:sz w:val="24"/>
            <w:szCs w:val="24"/>
          </w:rPr>
          <w:tab/>
        </w:r>
        <w:r w:rsidR="00CB199E">
          <w:rPr>
            <w:sz w:val="24"/>
            <w:szCs w:val="24"/>
          </w:rPr>
          <w:fldChar w:fldCharType="begin"/>
        </w:r>
        <w:r w:rsidR="00CB199E">
          <w:rPr>
            <w:sz w:val="24"/>
            <w:szCs w:val="24"/>
          </w:rPr>
          <w:instrText xml:space="preserve"> PAGEREF _Toc12361 </w:instrText>
        </w:r>
        <w:r w:rsidR="00CB199E">
          <w:rPr>
            <w:sz w:val="24"/>
            <w:szCs w:val="24"/>
          </w:rPr>
          <w:fldChar w:fldCharType="separate"/>
        </w:r>
        <w:r w:rsidR="00CB199E">
          <w:rPr>
            <w:sz w:val="24"/>
            <w:szCs w:val="24"/>
          </w:rPr>
          <w:t>2</w:t>
        </w:r>
        <w:r w:rsidR="00CB199E">
          <w:rPr>
            <w:sz w:val="24"/>
            <w:szCs w:val="24"/>
          </w:rPr>
          <w:fldChar w:fldCharType="end"/>
        </w:r>
      </w:hyperlink>
    </w:p>
    <w:p w14:paraId="27F309B1" w14:textId="77777777" w:rsidR="00DF166E" w:rsidRDefault="00E65198">
      <w:pPr>
        <w:pStyle w:val="21"/>
        <w:tabs>
          <w:tab w:val="right" w:leader="dot" w:pos="8312"/>
        </w:tabs>
        <w:spacing w:line="360" w:lineRule="auto"/>
        <w:rPr>
          <w:sz w:val="24"/>
          <w:szCs w:val="24"/>
        </w:rPr>
      </w:pPr>
      <w:hyperlink w:anchor="_Toc21057" w:history="1">
        <w:r w:rsidR="00CB199E">
          <w:rPr>
            <w:sz w:val="24"/>
            <w:szCs w:val="24"/>
          </w:rPr>
          <w:t xml:space="preserve">1.3 </w:t>
        </w:r>
        <w:r w:rsidR="00CB199E">
          <w:rPr>
            <w:sz w:val="24"/>
            <w:szCs w:val="24"/>
          </w:rPr>
          <w:t>论文组织结构</w:t>
        </w:r>
        <w:r w:rsidR="00CB199E">
          <w:rPr>
            <w:sz w:val="24"/>
            <w:szCs w:val="24"/>
          </w:rPr>
          <w:tab/>
        </w:r>
        <w:r w:rsidR="00CB199E">
          <w:rPr>
            <w:sz w:val="24"/>
            <w:szCs w:val="24"/>
          </w:rPr>
          <w:fldChar w:fldCharType="begin"/>
        </w:r>
        <w:r w:rsidR="00CB199E">
          <w:rPr>
            <w:sz w:val="24"/>
            <w:szCs w:val="24"/>
          </w:rPr>
          <w:instrText xml:space="preserve"> PAGEREF _Toc21057 </w:instrText>
        </w:r>
        <w:r w:rsidR="00CB199E">
          <w:rPr>
            <w:sz w:val="24"/>
            <w:szCs w:val="24"/>
          </w:rPr>
          <w:fldChar w:fldCharType="separate"/>
        </w:r>
        <w:r w:rsidR="00CB199E">
          <w:rPr>
            <w:sz w:val="24"/>
            <w:szCs w:val="24"/>
          </w:rPr>
          <w:t>2</w:t>
        </w:r>
        <w:r w:rsidR="00CB199E">
          <w:rPr>
            <w:sz w:val="24"/>
            <w:szCs w:val="24"/>
          </w:rPr>
          <w:fldChar w:fldCharType="end"/>
        </w:r>
      </w:hyperlink>
    </w:p>
    <w:p w14:paraId="31C79CF9" w14:textId="77777777" w:rsidR="00DF166E" w:rsidRDefault="00E65198">
      <w:pPr>
        <w:pStyle w:val="11"/>
        <w:tabs>
          <w:tab w:val="right" w:leader="dot" w:pos="8312"/>
        </w:tabs>
        <w:spacing w:line="360" w:lineRule="auto"/>
        <w:rPr>
          <w:sz w:val="24"/>
          <w:szCs w:val="24"/>
        </w:rPr>
      </w:pPr>
      <w:hyperlink w:anchor="_Toc22273" w:history="1">
        <w:r w:rsidR="00CB199E">
          <w:rPr>
            <w:rFonts w:eastAsia="黑体"/>
            <w:sz w:val="24"/>
            <w:szCs w:val="24"/>
          </w:rPr>
          <w:t xml:space="preserve">2 </w:t>
        </w:r>
        <w:r w:rsidR="00CB199E">
          <w:rPr>
            <w:rFonts w:eastAsia="黑体"/>
            <w:sz w:val="24"/>
            <w:szCs w:val="24"/>
          </w:rPr>
          <w:t>相关开发技术及工具</w:t>
        </w:r>
        <w:r w:rsidR="00CB199E">
          <w:rPr>
            <w:sz w:val="24"/>
            <w:szCs w:val="24"/>
          </w:rPr>
          <w:tab/>
        </w:r>
        <w:r w:rsidR="00CB199E">
          <w:rPr>
            <w:sz w:val="24"/>
            <w:szCs w:val="24"/>
          </w:rPr>
          <w:fldChar w:fldCharType="begin"/>
        </w:r>
        <w:r w:rsidR="00CB199E">
          <w:rPr>
            <w:sz w:val="24"/>
            <w:szCs w:val="24"/>
          </w:rPr>
          <w:instrText xml:space="preserve"> PAGEREF _Toc22273 </w:instrText>
        </w:r>
        <w:r w:rsidR="00CB199E">
          <w:rPr>
            <w:sz w:val="24"/>
            <w:szCs w:val="24"/>
          </w:rPr>
          <w:fldChar w:fldCharType="separate"/>
        </w:r>
        <w:r w:rsidR="00CB199E">
          <w:rPr>
            <w:sz w:val="24"/>
            <w:szCs w:val="24"/>
          </w:rPr>
          <w:t>2</w:t>
        </w:r>
        <w:r w:rsidR="00CB199E">
          <w:rPr>
            <w:sz w:val="24"/>
            <w:szCs w:val="24"/>
          </w:rPr>
          <w:fldChar w:fldCharType="end"/>
        </w:r>
      </w:hyperlink>
    </w:p>
    <w:p w14:paraId="51DDD5D9" w14:textId="77777777" w:rsidR="00DF166E" w:rsidRDefault="00E65198">
      <w:pPr>
        <w:pStyle w:val="21"/>
        <w:tabs>
          <w:tab w:val="right" w:leader="dot" w:pos="8312"/>
        </w:tabs>
        <w:spacing w:line="360" w:lineRule="auto"/>
        <w:rPr>
          <w:sz w:val="24"/>
          <w:szCs w:val="24"/>
        </w:rPr>
      </w:pPr>
      <w:hyperlink w:anchor="_Toc21173" w:history="1">
        <w:r w:rsidR="00CB199E">
          <w:rPr>
            <w:sz w:val="24"/>
            <w:szCs w:val="24"/>
          </w:rPr>
          <w:t>2.1 FLASK</w:t>
        </w:r>
        <w:r w:rsidR="00CB199E">
          <w:rPr>
            <w:sz w:val="24"/>
            <w:szCs w:val="24"/>
          </w:rPr>
          <w:tab/>
        </w:r>
        <w:r w:rsidR="00CB199E">
          <w:rPr>
            <w:sz w:val="24"/>
            <w:szCs w:val="24"/>
          </w:rPr>
          <w:fldChar w:fldCharType="begin"/>
        </w:r>
        <w:r w:rsidR="00CB199E">
          <w:rPr>
            <w:sz w:val="24"/>
            <w:szCs w:val="24"/>
          </w:rPr>
          <w:instrText xml:space="preserve"> PAGEREF _Toc21173 </w:instrText>
        </w:r>
        <w:r w:rsidR="00CB199E">
          <w:rPr>
            <w:sz w:val="24"/>
            <w:szCs w:val="24"/>
          </w:rPr>
          <w:fldChar w:fldCharType="separate"/>
        </w:r>
        <w:r w:rsidR="00CB199E">
          <w:rPr>
            <w:sz w:val="24"/>
            <w:szCs w:val="24"/>
          </w:rPr>
          <w:t>2</w:t>
        </w:r>
        <w:r w:rsidR="00CB199E">
          <w:rPr>
            <w:sz w:val="24"/>
            <w:szCs w:val="24"/>
          </w:rPr>
          <w:fldChar w:fldCharType="end"/>
        </w:r>
      </w:hyperlink>
    </w:p>
    <w:p w14:paraId="4661B40F" w14:textId="77777777" w:rsidR="00DF166E" w:rsidRDefault="00E65198">
      <w:pPr>
        <w:pStyle w:val="21"/>
        <w:tabs>
          <w:tab w:val="right" w:leader="dot" w:pos="8312"/>
        </w:tabs>
        <w:spacing w:line="360" w:lineRule="auto"/>
        <w:rPr>
          <w:sz w:val="24"/>
          <w:szCs w:val="24"/>
        </w:rPr>
      </w:pPr>
      <w:hyperlink w:anchor="_Toc9199" w:history="1">
        <w:r w:rsidR="00CB199E">
          <w:rPr>
            <w:sz w:val="24"/>
            <w:szCs w:val="24"/>
          </w:rPr>
          <w:t>2.2 UNI-APP</w:t>
        </w:r>
        <w:r w:rsidR="00CB199E">
          <w:rPr>
            <w:sz w:val="24"/>
            <w:szCs w:val="24"/>
          </w:rPr>
          <w:tab/>
        </w:r>
        <w:r w:rsidR="00CB199E">
          <w:rPr>
            <w:sz w:val="24"/>
            <w:szCs w:val="24"/>
          </w:rPr>
          <w:fldChar w:fldCharType="begin"/>
        </w:r>
        <w:r w:rsidR="00CB199E">
          <w:rPr>
            <w:sz w:val="24"/>
            <w:szCs w:val="24"/>
          </w:rPr>
          <w:instrText xml:space="preserve"> PAGEREF _Toc9199 </w:instrText>
        </w:r>
        <w:r w:rsidR="00CB199E">
          <w:rPr>
            <w:sz w:val="24"/>
            <w:szCs w:val="24"/>
          </w:rPr>
          <w:fldChar w:fldCharType="separate"/>
        </w:r>
        <w:r w:rsidR="00CB199E">
          <w:rPr>
            <w:sz w:val="24"/>
            <w:szCs w:val="24"/>
          </w:rPr>
          <w:t>2</w:t>
        </w:r>
        <w:r w:rsidR="00CB199E">
          <w:rPr>
            <w:sz w:val="24"/>
            <w:szCs w:val="24"/>
          </w:rPr>
          <w:fldChar w:fldCharType="end"/>
        </w:r>
      </w:hyperlink>
    </w:p>
    <w:p w14:paraId="2D456F34" w14:textId="77777777" w:rsidR="00DF166E" w:rsidRDefault="00E65198">
      <w:pPr>
        <w:pStyle w:val="21"/>
        <w:tabs>
          <w:tab w:val="right" w:leader="dot" w:pos="8312"/>
        </w:tabs>
        <w:spacing w:line="360" w:lineRule="auto"/>
        <w:rPr>
          <w:sz w:val="24"/>
          <w:szCs w:val="24"/>
        </w:rPr>
      </w:pPr>
      <w:hyperlink w:anchor="_Toc9199" w:history="1">
        <w:r w:rsidR="00CB199E">
          <w:rPr>
            <w:sz w:val="24"/>
            <w:szCs w:val="24"/>
          </w:rPr>
          <w:t>2.3 LINUX-SHELL</w:t>
        </w:r>
        <w:r w:rsidR="00CB199E">
          <w:rPr>
            <w:sz w:val="24"/>
            <w:szCs w:val="24"/>
          </w:rPr>
          <w:tab/>
        </w:r>
        <w:r w:rsidR="00CB199E">
          <w:rPr>
            <w:sz w:val="24"/>
            <w:szCs w:val="24"/>
          </w:rPr>
          <w:fldChar w:fldCharType="begin"/>
        </w:r>
        <w:r w:rsidR="00CB199E">
          <w:rPr>
            <w:sz w:val="24"/>
            <w:szCs w:val="24"/>
          </w:rPr>
          <w:instrText xml:space="preserve"> PAGEREF _Toc9199 </w:instrText>
        </w:r>
        <w:r w:rsidR="00CB199E">
          <w:rPr>
            <w:sz w:val="24"/>
            <w:szCs w:val="24"/>
          </w:rPr>
          <w:fldChar w:fldCharType="separate"/>
        </w:r>
        <w:r w:rsidR="00CB199E">
          <w:rPr>
            <w:sz w:val="24"/>
            <w:szCs w:val="24"/>
          </w:rPr>
          <w:t>2</w:t>
        </w:r>
        <w:r w:rsidR="00CB199E">
          <w:rPr>
            <w:sz w:val="24"/>
            <w:szCs w:val="24"/>
          </w:rPr>
          <w:fldChar w:fldCharType="end"/>
        </w:r>
      </w:hyperlink>
    </w:p>
    <w:p w14:paraId="5BC7E9DE" w14:textId="77777777" w:rsidR="00DF166E" w:rsidRDefault="00E65198">
      <w:pPr>
        <w:pStyle w:val="21"/>
        <w:tabs>
          <w:tab w:val="right" w:leader="dot" w:pos="8312"/>
        </w:tabs>
        <w:spacing w:line="360" w:lineRule="auto"/>
        <w:rPr>
          <w:sz w:val="24"/>
          <w:szCs w:val="24"/>
        </w:rPr>
      </w:pPr>
      <w:hyperlink w:anchor="_Toc31915" w:history="1">
        <w:r w:rsidR="00CB199E">
          <w:rPr>
            <w:sz w:val="24"/>
            <w:szCs w:val="24"/>
          </w:rPr>
          <w:t xml:space="preserve">2.4 </w:t>
        </w:r>
        <w:r w:rsidR="00CB199E">
          <w:rPr>
            <w:sz w:val="24"/>
            <w:szCs w:val="24"/>
          </w:rPr>
          <w:t>开发环境</w:t>
        </w:r>
        <w:r w:rsidR="00CB199E">
          <w:rPr>
            <w:sz w:val="24"/>
            <w:szCs w:val="24"/>
          </w:rPr>
          <w:tab/>
        </w:r>
        <w:r w:rsidR="00CB199E">
          <w:rPr>
            <w:sz w:val="24"/>
            <w:szCs w:val="24"/>
          </w:rPr>
          <w:fldChar w:fldCharType="begin"/>
        </w:r>
        <w:r w:rsidR="00CB199E">
          <w:rPr>
            <w:sz w:val="24"/>
            <w:szCs w:val="24"/>
          </w:rPr>
          <w:instrText xml:space="preserve"> PAGEREF _Toc31915 </w:instrText>
        </w:r>
        <w:r w:rsidR="00CB199E">
          <w:rPr>
            <w:sz w:val="24"/>
            <w:szCs w:val="24"/>
          </w:rPr>
          <w:fldChar w:fldCharType="separate"/>
        </w:r>
        <w:r w:rsidR="00CB199E">
          <w:rPr>
            <w:sz w:val="24"/>
            <w:szCs w:val="24"/>
          </w:rPr>
          <w:t>2</w:t>
        </w:r>
        <w:r w:rsidR="00CB199E">
          <w:rPr>
            <w:sz w:val="24"/>
            <w:szCs w:val="24"/>
          </w:rPr>
          <w:fldChar w:fldCharType="end"/>
        </w:r>
      </w:hyperlink>
    </w:p>
    <w:p w14:paraId="1F63CA88" w14:textId="77777777" w:rsidR="00DF166E" w:rsidRDefault="00E65198">
      <w:pPr>
        <w:pStyle w:val="31"/>
        <w:tabs>
          <w:tab w:val="right" w:leader="dot" w:pos="8312"/>
        </w:tabs>
        <w:spacing w:line="360" w:lineRule="auto"/>
        <w:rPr>
          <w:sz w:val="24"/>
          <w:szCs w:val="24"/>
        </w:rPr>
      </w:pPr>
      <w:hyperlink w:anchor="_Toc236" w:history="1">
        <w:r w:rsidR="00CB199E">
          <w:rPr>
            <w:sz w:val="24"/>
            <w:szCs w:val="24"/>
          </w:rPr>
          <w:t>2.4.1 hbuilderX</w:t>
        </w:r>
        <w:r w:rsidR="00CB199E">
          <w:rPr>
            <w:sz w:val="24"/>
            <w:szCs w:val="24"/>
          </w:rPr>
          <w:tab/>
        </w:r>
        <w:r w:rsidR="00CB199E">
          <w:rPr>
            <w:sz w:val="24"/>
            <w:szCs w:val="24"/>
          </w:rPr>
          <w:fldChar w:fldCharType="begin"/>
        </w:r>
        <w:r w:rsidR="00CB199E">
          <w:rPr>
            <w:sz w:val="24"/>
            <w:szCs w:val="24"/>
          </w:rPr>
          <w:instrText xml:space="preserve"> PAGEREF _Toc236 </w:instrText>
        </w:r>
        <w:r w:rsidR="00CB199E">
          <w:rPr>
            <w:sz w:val="24"/>
            <w:szCs w:val="24"/>
          </w:rPr>
          <w:fldChar w:fldCharType="separate"/>
        </w:r>
        <w:r w:rsidR="00CB199E">
          <w:rPr>
            <w:sz w:val="24"/>
            <w:szCs w:val="24"/>
          </w:rPr>
          <w:t>2</w:t>
        </w:r>
        <w:r w:rsidR="00CB199E">
          <w:rPr>
            <w:sz w:val="24"/>
            <w:szCs w:val="24"/>
          </w:rPr>
          <w:fldChar w:fldCharType="end"/>
        </w:r>
      </w:hyperlink>
    </w:p>
    <w:p w14:paraId="525D97ED" w14:textId="77777777" w:rsidR="00DF166E" w:rsidRDefault="00E65198">
      <w:pPr>
        <w:pStyle w:val="31"/>
        <w:tabs>
          <w:tab w:val="right" w:leader="dot" w:pos="8312"/>
        </w:tabs>
        <w:spacing w:line="360" w:lineRule="auto"/>
        <w:rPr>
          <w:sz w:val="24"/>
          <w:szCs w:val="24"/>
        </w:rPr>
      </w:pPr>
      <w:hyperlink w:anchor="_Toc11707" w:history="1">
        <w:r w:rsidR="00CB199E">
          <w:rPr>
            <w:sz w:val="24"/>
            <w:szCs w:val="24"/>
          </w:rPr>
          <w:t>2.4.2 nginx</w:t>
        </w:r>
        <w:r w:rsidR="00CB199E">
          <w:rPr>
            <w:sz w:val="24"/>
            <w:szCs w:val="24"/>
          </w:rPr>
          <w:t>服务器</w:t>
        </w:r>
        <w:r w:rsidR="00CB199E">
          <w:rPr>
            <w:sz w:val="24"/>
            <w:szCs w:val="24"/>
          </w:rPr>
          <w:tab/>
        </w:r>
        <w:r w:rsidR="00CB199E">
          <w:rPr>
            <w:sz w:val="24"/>
            <w:szCs w:val="24"/>
          </w:rPr>
          <w:fldChar w:fldCharType="begin"/>
        </w:r>
        <w:r w:rsidR="00CB199E">
          <w:rPr>
            <w:sz w:val="24"/>
            <w:szCs w:val="24"/>
          </w:rPr>
          <w:instrText xml:space="preserve"> PAGEREF _Toc11707 </w:instrText>
        </w:r>
        <w:r w:rsidR="00CB199E">
          <w:rPr>
            <w:sz w:val="24"/>
            <w:szCs w:val="24"/>
          </w:rPr>
          <w:fldChar w:fldCharType="separate"/>
        </w:r>
        <w:r w:rsidR="00CB199E">
          <w:rPr>
            <w:sz w:val="24"/>
            <w:szCs w:val="24"/>
          </w:rPr>
          <w:t>2</w:t>
        </w:r>
        <w:r w:rsidR="00CB199E">
          <w:rPr>
            <w:sz w:val="24"/>
            <w:szCs w:val="24"/>
          </w:rPr>
          <w:fldChar w:fldCharType="end"/>
        </w:r>
      </w:hyperlink>
    </w:p>
    <w:p w14:paraId="6B9A34BD" w14:textId="77777777" w:rsidR="00DF166E" w:rsidRDefault="00E65198">
      <w:pPr>
        <w:pStyle w:val="31"/>
        <w:tabs>
          <w:tab w:val="right" w:leader="dot" w:pos="8312"/>
        </w:tabs>
        <w:spacing w:line="360" w:lineRule="auto"/>
        <w:rPr>
          <w:sz w:val="24"/>
          <w:szCs w:val="24"/>
        </w:rPr>
      </w:pPr>
      <w:hyperlink w:anchor="_Toc3015" w:history="1">
        <w:r w:rsidR="00CB199E">
          <w:rPr>
            <w:sz w:val="24"/>
            <w:szCs w:val="24"/>
          </w:rPr>
          <w:t>2.4.3 pythcarm</w:t>
        </w:r>
        <w:r w:rsidR="00CB199E">
          <w:rPr>
            <w:sz w:val="24"/>
            <w:szCs w:val="24"/>
          </w:rPr>
          <w:tab/>
        </w:r>
        <w:r w:rsidR="00CB199E">
          <w:rPr>
            <w:sz w:val="24"/>
            <w:szCs w:val="24"/>
          </w:rPr>
          <w:fldChar w:fldCharType="begin"/>
        </w:r>
        <w:r w:rsidR="00CB199E">
          <w:rPr>
            <w:sz w:val="24"/>
            <w:szCs w:val="24"/>
          </w:rPr>
          <w:instrText xml:space="preserve"> PAGEREF _Toc3015 </w:instrText>
        </w:r>
        <w:r w:rsidR="00CB199E">
          <w:rPr>
            <w:sz w:val="24"/>
            <w:szCs w:val="24"/>
          </w:rPr>
          <w:fldChar w:fldCharType="separate"/>
        </w:r>
        <w:r w:rsidR="00CB199E">
          <w:rPr>
            <w:sz w:val="24"/>
            <w:szCs w:val="24"/>
          </w:rPr>
          <w:t>2</w:t>
        </w:r>
        <w:r w:rsidR="00CB199E">
          <w:rPr>
            <w:sz w:val="24"/>
            <w:szCs w:val="24"/>
          </w:rPr>
          <w:fldChar w:fldCharType="end"/>
        </w:r>
      </w:hyperlink>
    </w:p>
    <w:p w14:paraId="15E6281B" w14:textId="77777777" w:rsidR="00DF166E" w:rsidRDefault="00E65198">
      <w:pPr>
        <w:pStyle w:val="11"/>
        <w:tabs>
          <w:tab w:val="right" w:leader="dot" w:pos="8312"/>
        </w:tabs>
        <w:spacing w:line="360" w:lineRule="auto"/>
        <w:rPr>
          <w:sz w:val="24"/>
          <w:szCs w:val="24"/>
        </w:rPr>
      </w:pPr>
      <w:hyperlink w:anchor="_Toc20649" w:history="1">
        <w:r w:rsidR="00CB199E">
          <w:rPr>
            <w:rFonts w:eastAsia="黑体"/>
            <w:sz w:val="24"/>
            <w:szCs w:val="24"/>
          </w:rPr>
          <w:t xml:space="preserve">3 </w:t>
        </w:r>
        <w:r w:rsidR="00CB199E">
          <w:rPr>
            <w:rFonts w:eastAsia="黑体"/>
            <w:sz w:val="24"/>
            <w:szCs w:val="24"/>
          </w:rPr>
          <w:t>系统分析</w:t>
        </w:r>
        <w:r w:rsidR="00CB199E">
          <w:rPr>
            <w:sz w:val="24"/>
            <w:szCs w:val="24"/>
          </w:rPr>
          <w:tab/>
        </w:r>
        <w:r w:rsidR="00CB199E">
          <w:rPr>
            <w:sz w:val="24"/>
            <w:szCs w:val="24"/>
          </w:rPr>
          <w:fldChar w:fldCharType="begin"/>
        </w:r>
        <w:r w:rsidR="00CB199E">
          <w:rPr>
            <w:sz w:val="24"/>
            <w:szCs w:val="24"/>
          </w:rPr>
          <w:instrText xml:space="preserve"> PAGEREF _Toc20649 </w:instrText>
        </w:r>
        <w:r w:rsidR="00CB199E">
          <w:rPr>
            <w:sz w:val="24"/>
            <w:szCs w:val="24"/>
          </w:rPr>
          <w:fldChar w:fldCharType="separate"/>
        </w:r>
        <w:r w:rsidR="00CB199E">
          <w:rPr>
            <w:sz w:val="24"/>
            <w:szCs w:val="24"/>
          </w:rPr>
          <w:t>2</w:t>
        </w:r>
        <w:r w:rsidR="00CB199E">
          <w:rPr>
            <w:sz w:val="24"/>
            <w:szCs w:val="24"/>
          </w:rPr>
          <w:fldChar w:fldCharType="end"/>
        </w:r>
      </w:hyperlink>
    </w:p>
    <w:p w14:paraId="399D4796" w14:textId="77777777" w:rsidR="00DF166E" w:rsidRDefault="00E65198">
      <w:pPr>
        <w:pStyle w:val="21"/>
        <w:tabs>
          <w:tab w:val="right" w:leader="dot" w:pos="8312"/>
        </w:tabs>
        <w:spacing w:line="360" w:lineRule="auto"/>
        <w:rPr>
          <w:sz w:val="24"/>
          <w:szCs w:val="24"/>
        </w:rPr>
      </w:pPr>
      <w:hyperlink w:anchor="_Toc32671" w:history="1">
        <w:r w:rsidR="00CB199E">
          <w:rPr>
            <w:sz w:val="24"/>
            <w:szCs w:val="24"/>
          </w:rPr>
          <w:t xml:space="preserve">3.1 </w:t>
        </w:r>
        <w:r w:rsidR="00CB199E">
          <w:rPr>
            <w:sz w:val="24"/>
            <w:szCs w:val="24"/>
          </w:rPr>
          <w:t>软件需求分析</w:t>
        </w:r>
        <w:r w:rsidR="00CB199E">
          <w:rPr>
            <w:sz w:val="24"/>
            <w:szCs w:val="24"/>
          </w:rPr>
          <w:tab/>
        </w:r>
        <w:r w:rsidR="00CB199E">
          <w:rPr>
            <w:sz w:val="24"/>
            <w:szCs w:val="24"/>
          </w:rPr>
          <w:fldChar w:fldCharType="begin"/>
        </w:r>
        <w:r w:rsidR="00CB199E">
          <w:rPr>
            <w:sz w:val="24"/>
            <w:szCs w:val="24"/>
          </w:rPr>
          <w:instrText xml:space="preserve"> PAGEREF _Toc32671 </w:instrText>
        </w:r>
        <w:r w:rsidR="00CB199E">
          <w:rPr>
            <w:sz w:val="24"/>
            <w:szCs w:val="24"/>
          </w:rPr>
          <w:fldChar w:fldCharType="separate"/>
        </w:r>
        <w:r w:rsidR="00CB199E">
          <w:rPr>
            <w:sz w:val="24"/>
            <w:szCs w:val="24"/>
          </w:rPr>
          <w:t>2</w:t>
        </w:r>
        <w:r w:rsidR="00CB199E">
          <w:rPr>
            <w:sz w:val="24"/>
            <w:szCs w:val="24"/>
          </w:rPr>
          <w:fldChar w:fldCharType="end"/>
        </w:r>
      </w:hyperlink>
    </w:p>
    <w:p w14:paraId="61D00CAC" w14:textId="77777777" w:rsidR="00DF166E" w:rsidRDefault="00E65198">
      <w:pPr>
        <w:pStyle w:val="21"/>
        <w:tabs>
          <w:tab w:val="right" w:leader="dot" w:pos="8312"/>
        </w:tabs>
        <w:spacing w:line="360" w:lineRule="auto"/>
        <w:rPr>
          <w:sz w:val="24"/>
          <w:szCs w:val="24"/>
        </w:rPr>
      </w:pPr>
      <w:hyperlink w:anchor="_Toc27100" w:history="1">
        <w:r w:rsidR="00CB199E">
          <w:rPr>
            <w:sz w:val="24"/>
            <w:szCs w:val="24"/>
          </w:rPr>
          <w:t xml:space="preserve">3.2 </w:t>
        </w:r>
        <w:r w:rsidR="00CB199E">
          <w:rPr>
            <w:sz w:val="24"/>
            <w:szCs w:val="24"/>
          </w:rPr>
          <w:t>可行性分析</w:t>
        </w:r>
        <w:r w:rsidR="00CB199E">
          <w:rPr>
            <w:sz w:val="24"/>
            <w:szCs w:val="24"/>
          </w:rPr>
          <w:tab/>
        </w:r>
        <w:r w:rsidR="00CB199E">
          <w:rPr>
            <w:sz w:val="24"/>
            <w:szCs w:val="24"/>
          </w:rPr>
          <w:fldChar w:fldCharType="begin"/>
        </w:r>
        <w:r w:rsidR="00CB199E">
          <w:rPr>
            <w:sz w:val="24"/>
            <w:szCs w:val="24"/>
          </w:rPr>
          <w:instrText xml:space="preserve"> PAGEREF _Toc27100 </w:instrText>
        </w:r>
        <w:r w:rsidR="00CB199E">
          <w:rPr>
            <w:sz w:val="24"/>
            <w:szCs w:val="24"/>
          </w:rPr>
          <w:fldChar w:fldCharType="separate"/>
        </w:r>
        <w:r w:rsidR="00CB199E">
          <w:rPr>
            <w:sz w:val="24"/>
            <w:szCs w:val="24"/>
          </w:rPr>
          <w:t>2</w:t>
        </w:r>
        <w:r w:rsidR="00CB199E">
          <w:rPr>
            <w:sz w:val="24"/>
            <w:szCs w:val="24"/>
          </w:rPr>
          <w:fldChar w:fldCharType="end"/>
        </w:r>
      </w:hyperlink>
    </w:p>
    <w:p w14:paraId="058311C2" w14:textId="77777777" w:rsidR="00DF166E" w:rsidRDefault="00E65198">
      <w:pPr>
        <w:pStyle w:val="31"/>
        <w:tabs>
          <w:tab w:val="right" w:leader="dot" w:pos="8312"/>
        </w:tabs>
        <w:spacing w:line="360" w:lineRule="auto"/>
        <w:rPr>
          <w:sz w:val="24"/>
          <w:szCs w:val="24"/>
        </w:rPr>
      </w:pPr>
      <w:hyperlink w:anchor="_Toc13818" w:history="1">
        <w:r w:rsidR="00CB199E">
          <w:rPr>
            <w:sz w:val="24"/>
            <w:szCs w:val="24"/>
          </w:rPr>
          <w:t xml:space="preserve">3.2.1 </w:t>
        </w:r>
        <w:r w:rsidR="00CB199E">
          <w:rPr>
            <w:sz w:val="24"/>
            <w:szCs w:val="24"/>
          </w:rPr>
          <w:t>经济可行性</w:t>
        </w:r>
        <w:r w:rsidR="00CB199E">
          <w:rPr>
            <w:sz w:val="24"/>
            <w:szCs w:val="24"/>
          </w:rPr>
          <w:tab/>
        </w:r>
        <w:r w:rsidR="00CB199E">
          <w:rPr>
            <w:sz w:val="24"/>
            <w:szCs w:val="24"/>
          </w:rPr>
          <w:fldChar w:fldCharType="begin"/>
        </w:r>
        <w:r w:rsidR="00CB199E">
          <w:rPr>
            <w:sz w:val="24"/>
            <w:szCs w:val="24"/>
          </w:rPr>
          <w:instrText xml:space="preserve"> PAGEREF _Toc13818 </w:instrText>
        </w:r>
        <w:r w:rsidR="00CB199E">
          <w:rPr>
            <w:sz w:val="24"/>
            <w:szCs w:val="24"/>
          </w:rPr>
          <w:fldChar w:fldCharType="separate"/>
        </w:r>
        <w:r w:rsidR="00CB199E">
          <w:rPr>
            <w:sz w:val="24"/>
            <w:szCs w:val="24"/>
          </w:rPr>
          <w:t>2</w:t>
        </w:r>
        <w:r w:rsidR="00CB199E">
          <w:rPr>
            <w:sz w:val="24"/>
            <w:szCs w:val="24"/>
          </w:rPr>
          <w:fldChar w:fldCharType="end"/>
        </w:r>
      </w:hyperlink>
    </w:p>
    <w:p w14:paraId="104CE8D7" w14:textId="77777777" w:rsidR="00DF166E" w:rsidRDefault="00E65198">
      <w:pPr>
        <w:pStyle w:val="31"/>
        <w:tabs>
          <w:tab w:val="right" w:leader="dot" w:pos="8312"/>
        </w:tabs>
        <w:spacing w:line="360" w:lineRule="auto"/>
        <w:rPr>
          <w:sz w:val="24"/>
          <w:szCs w:val="24"/>
        </w:rPr>
      </w:pPr>
      <w:hyperlink w:anchor="_Toc8337" w:history="1">
        <w:r w:rsidR="00CB199E">
          <w:rPr>
            <w:sz w:val="24"/>
            <w:szCs w:val="24"/>
          </w:rPr>
          <w:t xml:space="preserve">3.2.2 </w:t>
        </w:r>
        <w:r w:rsidR="00CB199E">
          <w:rPr>
            <w:sz w:val="24"/>
            <w:szCs w:val="24"/>
          </w:rPr>
          <w:t>技术可行性</w:t>
        </w:r>
        <w:r w:rsidR="00CB199E">
          <w:rPr>
            <w:sz w:val="24"/>
            <w:szCs w:val="24"/>
          </w:rPr>
          <w:tab/>
        </w:r>
        <w:r w:rsidR="00CB199E">
          <w:rPr>
            <w:sz w:val="24"/>
            <w:szCs w:val="24"/>
          </w:rPr>
          <w:fldChar w:fldCharType="begin"/>
        </w:r>
        <w:r w:rsidR="00CB199E">
          <w:rPr>
            <w:sz w:val="24"/>
            <w:szCs w:val="24"/>
          </w:rPr>
          <w:instrText xml:space="preserve"> PAGEREF _Toc8337 </w:instrText>
        </w:r>
        <w:r w:rsidR="00CB199E">
          <w:rPr>
            <w:sz w:val="24"/>
            <w:szCs w:val="24"/>
          </w:rPr>
          <w:fldChar w:fldCharType="separate"/>
        </w:r>
        <w:r w:rsidR="00CB199E">
          <w:rPr>
            <w:sz w:val="24"/>
            <w:szCs w:val="24"/>
          </w:rPr>
          <w:t>2</w:t>
        </w:r>
        <w:r w:rsidR="00CB199E">
          <w:rPr>
            <w:sz w:val="24"/>
            <w:szCs w:val="24"/>
          </w:rPr>
          <w:fldChar w:fldCharType="end"/>
        </w:r>
      </w:hyperlink>
    </w:p>
    <w:p w14:paraId="718D3DC5" w14:textId="77777777" w:rsidR="00DF166E" w:rsidRDefault="00E65198">
      <w:pPr>
        <w:pStyle w:val="21"/>
        <w:tabs>
          <w:tab w:val="right" w:leader="dot" w:pos="8312"/>
        </w:tabs>
        <w:spacing w:line="360" w:lineRule="auto"/>
        <w:rPr>
          <w:sz w:val="24"/>
          <w:szCs w:val="24"/>
        </w:rPr>
      </w:pPr>
      <w:hyperlink w:anchor="_Toc26025" w:history="1">
        <w:r w:rsidR="00CB199E">
          <w:rPr>
            <w:sz w:val="24"/>
            <w:szCs w:val="24"/>
          </w:rPr>
          <w:t xml:space="preserve">3.3 </w:t>
        </w:r>
        <w:r w:rsidR="00CB199E">
          <w:rPr>
            <w:sz w:val="24"/>
            <w:szCs w:val="24"/>
          </w:rPr>
          <w:t>系统功能分析</w:t>
        </w:r>
        <w:r w:rsidR="00CB199E">
          <w:rPr>
            <w:sz w:val="24"/>
            <w:szCs w:val="24"/>
          </w:rPr>
          <w:tab/>
        </w:r>
        <w:r w:rsidR="00CB199E">
          <w:rPr>
            <w:sz w:val="24"/>
            <w:szCs w:val="24"/>
          </w:rPr>
          <w:fldChar w:fldCharType="begin"/>
        </w:r>
        <w:r w:rsidR="00CB199E">
          <w:rPr>
            <w:sz w:val="24"/>
            <w:szCs w:val="24"/>
          </w:rPr>
          <w:instrText xml:space="preserve"> PAGEREF _Toc26025 </w:instrText>
        </w:r>
        <w:r w:rsidR="00CB199E">
          <w:rPr>
            <w:sz w:val="24"/>
            <w:szCs w:val="24"/>
          </w:rPr>
          <w:fldChar w:fldCharType="separate"/>
        </w:r>
        <w:r w:rsidR="00CB199E">
          <w:rPr>
            <w:sz w:val="24"/>
            <w:szCs w:val="24"/>
          </w:rPr>
          <w:t>2</w:t>
        </w:r>
        <w:r w:rsidR="00CB199E">
          <w:rPr>
            <w:sz w:val="24"/>
            <w:szCs w:val="24"/>
          </w:rPr>
          <w:fldChar w:fldCharType="end"/>
        </w:r>
      </w:hyperlink>
    </w:p>
    <w:p w14:paraId="52879B36" w14:textId="77777777" w:rsidR="00DF166E" w:rsidRDefault="00E65198">
      <w:pPr>
        <w:pStyle w:val="11"/>
        <w:tabs>
          <w:tab w:val="right" w:leader="dot" w:pos="8312"/>
        </w:tabs>
        <w:spacing w:line="360" w:lineRule="auto"/>
        <w:rPr>
          <w:sz w:val="24"/>
          <w:szCs w:val="24"/>
        </w:rPr>
      </w:pPr>
      <w:hyperlink w:anchor="_Toc29367" w:history="1">
        <w:r w:rsidR="00CB199E">
          <w:rPr>
            <w:rFonts w:eastAsia="黑体"/>
            <w:sz w:val="24"/>
            <w:szCs w:val="24"/>
          </w:rPr>
          <w:t xml:space="preserve">4 </w:t>
        </w:r>
        <w:r w:rsidR="00CB199E">
          <w:rPr>
            <w:rFonts w:eastAsia="黑体"/>
            <w:sz w:val="24"/>
            <w:szCs w:val="24"/>
          </w:rPr>
          <w:t>系统设计</w:t>
        </w:r>
        <w:r w:rsidR="00CB199E">
          <w:rPr>
            <w:sz w:val="24"/>
            <w:szCs w:val="24"/>
          </w:rPr>
          <w:tab/>
        </w:r>
        <w:r w:rsidR="00CB199E">
          <w:rPr>
            <w:sz w:val="24"/>
            <w:szCs w:val="24"/>
          </w:rPr>
          <w:fldChar w:fldCharType="begin"/>
        </w:r>
        <w:r w:rsidR="00CB199E">
          <w:rPr>
            <w:sz w:val="24"/>
            <w:szCs w:val="24"/>
          </w:rPr>
          <w:instrText xml:space="preserve"> PAGEREF _Toc29367 </w:instrText>
        </w:r>
        <w:r w:rsidR="00CB199E">
          <w:rPr>
            <w:sz w:val="24"/>
            <w:szCs w:val="24"/>
          </w:rPr>
          <w:fldChar w:fldCharType="separate"/>
        </w:r>
        <w:r w:rsidR="00CB199E">
          <w:rPr>
            <w:sz w:val="24"/>
            <w:szCs w:val="24"/>
          </w:rPr>
          <w:t>2</w:t>
        </w:r>
        <w:r w:rsidR="00CB199E">
          <w:rPr>
            <w:sz w:val="24"/>
            <w:szCs w:val="24"/>
          </w:rPr>
          <w:fldChar w:fldCharType="end"/>
        </w:r>
      </w:hyperlink>
    </w:p>
    <w:p w14:paraId="375A4F25" w14:textId="77777777" w:rsidR="00DF166E" w:rsidRDefault="00E65198">
      <w:pPr>
        <w:pStyle w:val="21"/>
        <w:tabs>
          <w:tab w:val="right" w:leader="dot" w:pos="8312"/>
        </w:tabs>
        <w:spacing w:line="360" w:lineRule="auto"/>
        <w:rPr>
          <w:sz w:val="24"/>
          <w:szCs w:val="24"/>
        </w:rPr>
      </w:pPr>
      <w:hyperlink w:anchor="_Toc13756" w:history="1">
        <w:r w:rsidR="00CB199E">
          <w:rPr>
            <w:sz w:val="24"/>
            <w:szCs w:val="24"/>
          </w:rPr>
          <w:t xml:space="preserve">4.1 </w:t>
        </w:r>
        <w:r w:rsidR="00CB199E">
          <w:rPr>
            <w:sz w:val="24"/>
            <w:szCs w:val="24"/>
          </w:rPr>
          <w:t>总体设计</w:t>
        </w:r>
        <w:r w:rsidR="00CB199E">
          <w:rPr>
            <w:sz w:val="24"/>
            <w:szCs w:val="24"/>
          </w:rPr>
          <w:tab/>
        </w:r>
        <w:r w:rsidR="00CB199E">
          <w:rPr>
            <w:sz w:val="24"/>
            <w:szCs w:val="24"/>
          </w:rPr>
          <w:fldChar w:fldCharType="begin"/>
        </w:r>
        <w:r w:rsidR="00CB199E">
          <w:rPr>
            <w:sz w:val="24"/>
            <w:szCs w:val="24"/>
          </w:rPr>
          <w:instrText xml:space="preserve"> PAGEREF _Toc13756 </w:instrText>
        </w:r>
        <w:r w:rsidR="00CB199E">
          <w:rPr>
            <w:sz w:val="24"/>
            <w:szCs w:val="24"/>
          </w:rPr>
          <w:fldChar w:fldCharType="separate"/>
        </w:r>
        <w:r w:rsidR="00CB199E">
          <w:rPr>
            <w:sz w:val="24"/>
            <w:szCs w:val="24"/>
          </w:rPr>
          <w:t>2</w:t>
        </w:r>
        <w:r w:rsidR="00CB199E">
          <w:rPr>
            <w:sz w:val="24"/>
            <w:szCs w:val="24"/>
          </w:rPr>
          <w:fldChar w:fldCharType="end"/>
        </w:r>
      </w:hyperlink>
    </w:p>
    <w:p w14:paraId="1E9B00D5" w14:textId="77777777" w:rsidR="00DF166E" w:rsidRDefault="00E65198">
      <w:pPr>
        <w:pStyle w:val="21"/>
        <w:tabs>
          <w:tab w:val="right" w:leader="dot" w:pos="8312"/>
        </w:tabs>
        <w:spacing w:line="360" w:lineRule="auto"/>
        <w:rPr>
          <w:sz w:val="24"/>
          <w:szCs w:val="24"/>
        </w:rPr>
      </w:pPr>
      <w:hyperlink w:anchor="_Toc28819" w:history="1">
        <w:r w:rsidR="00CB199E">
          <w:rPr>
            <w:sz w:val="24"/>
            <w:szCs w:val="24"/>
          </w:rPr>
          <w:t xml:space="preserve">4.2 </w:t>
        </w:r>
        <w:r w:rsidR="00CB199E">
          <w:rPr>
            <w:sz w:val="24"/>
            <w:szCs w:val="24"/>
          </w:rPr>
          <w:t>功能模块设计</w:t>
        </w:r>
        <w:r w:rsidR="00CB199E">
          <w:rPr>
            <w:sz w:val="24"/>
            <w:szCs w:val="24"/>
          </w:rPr>
          <w:tab/>
        </w:r>
        <w:r w:rsidR="00CB199E">
          <w:rPr>
            <w:sz w:val="24"/>
            <w:szCs w:val="24"/>
          </w:rPr>
          <w:fldChar w:fldCharType="begin"/>
        </w:r>
        <w:r w:rsidR="00CB199E">
          <w:rPr>
            <w:sz w:val="24"/>
            <w:szCs w:val="24"/>
          </w:rPr>
          <w:instrText xml:space="preserve"> PAGEREF _Toc28819 </w:instrText>
        </w:r>
        <w:r w:rsidR="00CB199E">
          <w:rPr>
            <w:sz w:val="24"/>
            <w:szCs w:val="24"/>
          </w:rPr>
          <w:fldChar w:fldCharType="separate"/>
        </w:r>
        <w:r w:rsidR="00CB199E">
          <w:rPr>
            <w:sz w:val="24"/>
            <w:szCs w:val="24"/>
          </w:rPr>
          <w:t>2</w:t>
        </w:r>
        <w:r w:rsidR="00CB199E">
          <w:rPr>
            <w:sz w:val="24"/>
            <w:szCs w:val="24"/>
          </w:rPr>
          <w:fldChar w:fldCharType="end"/>
        </w:r>
      </w:hyperlink>
    </w:p>
    <w:p w14:paraId="3B7B9C4F" w14:textId="77777777" w:rsidR="00DF166E" w:rsidRDefault="00E65198">
      <w:pPr>
        <w:pStyle w:val="31"/>
        <w:tabs>
          <w:tab w:val="right" w:leader="dot" w:pos="8312"/>
        </w:tabs>
        <w:spacing w:line="360" w:lineRule="auto"/>
        <w:rPr>
          <w:sz w:val="24"/>
          <w:szCs w:val="24"/>
        </w:rPr>
      </w:pPr>
      <w:hyperlink w:anchor="_Toc11530" w:history="1">
        <w:r w:rsidR="00CB199E">
          <w:rPr>
            <w:sz w:val="24"/>
            <w:szCs w:val="24"/>
          </w:rPr>
          <w:t xml:space="preserve">4.2.1 </w:t>
        </w:r>
        <w:r w:rsidR="00CB199E">
          <w:rPr>
            <w:rFonts w:hint="eastAsia"/>
            <w:sz w:val="24"/>
            <w:szCs w:val="24"/>
          </w:rPr>
          <w:t>用户</w:t>
        </w:r>
        <w:r w:rsidR="00CB199E">
          <w:rPr>
            <w:sz w:val="24"/>
            <w:szCs w:val="24"/>
          </w:rPr>
          <w:t>功能模块</w:t>
        </w:r>
        <w:r w:rsidR="00CB199E">
          <w:rPr>
            <w:sz w:val="24"/>
            <w:szCs w:val="24"/>
          </w:rPr>
          <w:tab/>
        </w:r>
        <w:r w:rsidR="00CB199E">
          <w:rPr>
            <w:sz w:val="24"/>
            <w:szCs w:val="24"/>
          </w:rPr>
          <w:fldChar w:fldCharType="begin"/>
        </w:r>
        <w:r w:rsidR="00CB199E">
          <w:rPr>
            <w:sz w:val="24"/>
            <w:szCs w:val="24"/>
          </w:rPr>
          <w:instrText xml:space="preserve"> PAGEREF _Toc11530 </w:instrText>
        </w:r>
        <w:r w:rsidR="00CB199E">
          <w:rPr>
            <w:sz w:val="24"/>
            <w:szCs w:val="24"/>
          </w:rPr>
          <w:fldChar w:fldCharType="separate"/>
        </w:r>
        <w:r w:rsidR="00CB199E">
          <w:rPr>
            <w:sz w:val="24"/>
            <w:szCs w:val="24"/>
          </w:rPr>
          <w:t>2</w:t>
        </w:r>
        <w:r w:rsidR="00CB199E">
          <w:rPr>
            <w:sz w:val="24"/>
            <w:szCs w:val="24"/>
          </w:rPr>
          <w:fldChar w:fldCharType="end"/>
        </w:r>
      </w:hyperlink>
    </w:p>
    <w:p w14:paraId="10284DA1" w14:textId="77777777" w:rsidR="00DF166E" w:rsidRDefault="00E65198">
      <w:pPr>
        <w:pStyle w:val="31"/>
        <w:tabs>
          <w:tab w:val="right" w:leader="dot" w:pos="8312"/>
        </w:tabs>
        <w:spacing w:line="360" w:lineRule="auto"/>
        <w:rPr>
          <w:sz w:val="24"/>
          <w:szCs w:val="24"/>
        </w:rPr>
      </w:pPr>
      <w:hyperlink w:anchor="_Toc1695" w:history="1">
        <w:r w:rsidR="00CB199E">
          <w:rPr>
            <w:sz w:val="24"/>
            <w:szCs w:val="24"/>
          </w:rPr>
          <w:t xml:space="preserve">4.2.2 </w:t>
        </w:r>
        <w:r w:rsidR="00CB199E">
          <w:rPr>
            <w:rFonts w:hint="eastAsia"/>
            <w:sz w:val="24"/>
            <w:szCs w:val="24"/>
          </w:rPr>
          <w:t>存储</w:t>
        </w:r>
        <w:r w:rsidR="00CB199E">
          <w:rPr>
            <w:sz w:val="24"/>
            <w:szCs w:val="24"/>
          </w:rPr>
          <w:t>功能模块</w:t>
        </w:r>
        <w:r w:rsidR="00CB199E">
          <w:rPr>
            <w:sz w:val="24"/>
            <w:szCs w:val="24"/>
          </w:rPr>
          <w:tab/>
        </w:r>
        <w:r w:rsidR="00CB199E">
          <w:rPr>
            <w:sz w:val="24"/>
            <w:szCs w:val="24"/>
          </w:rPr>
          <w:fldChar w:fldCharType="begin"/>
        </w:r>
        <w:r w:rsidR="00CB199E">
          <w:rPr>
            <w:sz w:val="24"/>
            <w:szCs w:val="24"/>
          </w:rPr>
          <w:instrText xml:space="preserve"> PAGEREF _Toc1695 </w:instrText>
        </w:r>
        <w:r w:rsidR="00CB199E">
          <w:rPr>
            <w:sz w:val="24"/>
            <w:szCs w:val="24"/>
          </w:rPr>
          <w:fldChar w:fldCharType="separate"/>
        </w:r>
        <w:r w:rsidR="00CB199E">
          <w:rPr>
            <w:sz w:val="24"/>
            <w:szCs w:val="24"/>
          </w:rPr>
          <w:t>2</w:t>
        </w:r>
        <w:r w:rsidR="00CB199E">
          <w:rPr>
            <w:sz w:val="24"/>
            <w:szCs w:val="24"/>
          </w:rPr>
          <w:fldChar w:fldCharType="end"/>
        </w:r>
      </w:hyperlink>
    </w:p>
    <w:p w14:paraId="7536E58A" w14:textId="77777777" w:rsidR="00DF166E" w:rsidRDefault="00E65198">
      <w:pPr>
        <w:pStyle w:val="31"/>
        <w:tabs>
          <w:tab w:val="right" w:leader="dot" w:pos="8312"/>
        </w:tabs>
        <w:spacing w:line="360" w:lineRule="auto"/>
        <w:rPr>
          <w:sz w:val="24"/>
          <w:szCs w:val="24"/>
        </w:rPr>
      </w:pPr>
      <w:hyperlink w:anchor="_Toc2851" w:history="1">
        <w:r w:rsidR="00CB199E">
          <w:rPr>
            <w:sz w:val="24"/>
            <w:szCs w:val="24"/>
          </w:rPr>
          <w:t xml:space="preserve">4.2.3 </w:t>
        </w:r>
        <w:r w:rsidR="00CB199E">
          <w:rPr>
            <w:rFonts w:hint="eastAsia"/>
            <w:sz w:val="24"/>
            <w:szCs w:val="24"/>
          </w:rPr>
          <w:t>前后端交互</w:t>
        </w:r>
        <w:r w:rsidR="00CB199E">
          <w:rPr>
            <w:sz w:val="24"/>
            <w:szCs w:val="24"/>
          </w:rPr>
          <w:t>功能模块</w:t>
        </w:r>
        <w:r w:rsidR="00CB199E">
          <w:rPr>
            <w:sz w:val="24"/>
            <w:szCs w:val="24"/>
          </w:rPr>
          <w:tab/>
        </w:r>
        <w:r w:rsidR="00CB199E">
          <w:rPr>
            <w:sz w:val="24"/>
            <w:szCs w:val="24"/>
          </w:rPr>
          <w:fldChar w:fldCharType="begin"/>
        </w:r>
        <w:r w:rsidR="00CB199E">
          <w:rPr>
            <w:sz w:val="24"/>
            <w:szCs w:val="24"/>
          </w:rPr>
          <w:instrText xml:space="preserve"> PAGEREF _Toc2851 </w:instrText>
        </w:r>
        <w:r w:rsidR="00CB199E">
          <w:rPr>
            <w:sz w:val="24"/>
            <w:szCs w:val="24"/>
          </w:rPr>
          <w:fldChar w:fldCharType="separate"/>
        </w:r>
        <w:r w:rsidR="00CB199E">
          <w:rPr>
            <w:sz w:val="24"/>
            <w:szCs w:val="24"/>
          </w:rPr>
          <w:t>2</w:t>
        </w:r>
        <w:r w:rsidR="00CB199E">
          <w:rPr>
            <w:sz w:val="24"/>
            <w:szCs w:val="24"/>
          </w:rPr>
          <w:fldChar w:fldCharType="end"/>
        </w:r>
      </w:hyperlink>
    </w:p>
    <w:p w14:paraId="5610C6FB" w14:textId="77777777" w:rsidR="00DF166E" w:rsidRDefault="00E65198">
      <w:pPr>
        <w:pStyle w:val="11"/>
        <w:tabs>
          <w:tab w:val="right" w:leader="dot" w:pos="8312"/>
        </w:tabs>
        <w:spacing w:line="360" w:lineRule="auto"/>
        <w:rPr>
          <w:sz w:val="24"/>
          <w:szCs w:val="24"/>
        </w:rPr>
      </w:pPr>
      <w:hyperlink w:anchor="_Toc5959" w:history="1">
        <w:r w:rsidR="00CB199E">
          <w:rPr>
            <w:rFonts w:eastAsia="黑体"/>
            <w:sz w:val="24"/>
            <w:szCs w:val="24"/>
          </w:rPr>
          <w:t xml:space="preserve">5 </w:t>
        </w:r>
        <w:r w:rsidR="00CB199E">
          <w:rPr>
            <w:rFonts w:eastAsia="黑体"/>
            <w:sz w:val="24"/>
            <w:szCs w:val="24"/>
          </w:rPr>
          <w:t>系统实现</w:t>
        </w:r>
        <w:r w:rsidR="00CB199E">
          <w:rPr>
            <w:sz w:val="24"/>
            <w:szCs w:val="24"/>
          </w:rPr>
          <w:tab/>
        </w:r>
        <w:r w:rsidR="00CB199E">
          <w:rPr>
            <w:sz w:val="24"/>
            <w:szCs w:val="24"/>
          </w:rPr>
          <w:fldChar w:fldCharType="begin"/>
        </w:r>
        <w:r w:rsidR="00CB199E">
          <w:rPr>
            <w:sz w:val="24"/>
            <w:szCs w:val="24"/>
          </w:rPr>
          <w:instrText xml:space="preserve"> PAGEREF _Toc5959 </w:instrText>
        </w:r>
        <w:r w:rsidR="00CB199E">
          <w:rPr>
            <w:sz w:val="24"/>
            <w:szCs w:val="24"/>
          </w:rPr>
          <w:fldChar w:fldCharType="separate"/>
        </w:r>
        <w:r w:rsidR="00CB199E">
          <w:rPr>
            <w:sz w:val="24"/>
            <w:szCs w:val="24"/>
          </w:rPr>
          <w:t>2</w:t>
        </w:r>
        <w:r w:rsidR="00CB199E">
          <w:rPr>
            <w:sz w:val="24"/>
            <w:szCs w:val="24"/>
          </w:rPr>
          <w:fldChar w:fldCharType="end"/>
        </w:r>
      </w:hyperlink>
    </w:p>
    <w:p w14:paraId="5CAE8218" w14:textId="3D2AAC4B" w:rsidR="00DF166E" w:rsidRDefault="00E65198">
      <w:pPr>
        <w:pStyle w:val="21"/>
        <w:tabs>
          <w:tab w:val="right" w:leader="dot" w:pos="8312"/>
        </w:tabs>
        <w:spacing w:line="360" w:lineRule="auto"/>
        <w:rPr>
          <w:sz w:val="24"/>
          <w:szCs w:val="24"/>
        </w:rPr>
      </w:pPr>
      <w:hyperlink w:anchor="_Toc14314" w:history="1">
        <w:r w:rsidR="00CB199E">
          <w:rPr>
            <w:sz w:val="24"/>
            <w:szCs w:val="24"/>
          </w:rPr>
          <w:t xml:space="preserve">5.1 </w:t>
        </w:r>
        <w:r w:rsidR="00752CBE">
          <w:rPr>
            <w:rFonts w:hint="eastAsia"/>
            <w:sz w:val="24"/>
            <w:szCs w:val="24"/>
          </w:rPr>
          <w:t>UN</w:t>
        </w:r>
        <w:r w:rsidR="00752CBE">
          <w:rPr>
            <w:sz w:val="24"/>
            <w:szCs w:val="24"/>
          </w:rPr>
          <w:t>I-APP</w:t>
        </w:r>
        <w:r w:rsidR="00752CBE">
          <w:rPr>
            <w:rFonts w:hint="eastAsia"/>
            <w:sz w:val="24"/>
            <w:szCs w:val="24"/>
          </w:rPr>
          <w:t>与</w:t>
        </w:r>
        <w:r w:rsidR="00752CBE">
          <w:rPr>
            <w:rFonts w:hint="eastAsia"/>
            <w:sz w:val="24"/>
            <w:szCs w:val="24"/>
          </w:rPr>
          <w:t>F</w:t>
        </w:r>
        <w:r w:rsidR="00752CBE">
          <w:rPr>
            <w:sz w:val="24"/>
            <w:szCs w:val="24"/>
          </w:rPr>
          <w:t>lask</w:t>
        </w:r>
        <w:r w:rsidR="00752CBE">
          <w:rPr>
            <w:rFonts w:hint="eastAsia"/>
            <w:sz w:val="24"/>
            <w:szCs w:val="24"/>
          </w:rPr>
          <w:t>交互实现</w:t>
        </w:r>
        <w:r w:rsidR="00CB199E">
          <w:rPr>
            <w:sz w:val="24"/>
            <w:szCs w:val="24"/>
          </w:rPr>
          <w:tab/>
        </w:r>
        <w:r w:rsidR="00CB199E">
          <w:rPr>
            <w:sz w:val="24"/>
            <w:szCs w:val="24"/>
          </w:rPr>
          <w:fldChar w:fldCharType="begin"/>
        </w:r>
        <w:r w:rsidR="00CB199E">
          <w:rPr>
            <w:sz w:val="24"/>
            <w:szCs w:val="24"/>
          </w:rPr>
          <w:instrText xml:space="preserve"> PAGEREF _Toc14314 </w:instrText>
        </w:r>
        <w:r w:rsidR="00CB199E">
          <w:rPr>
            <w:sz w:val="24"/>
            <w:szCs w:val="24"/>
          </w:rPr>
          <w:fldChar w:fldCharType="separate"/>
        </w:r>
        <w:r w:rsidR="00CB199E">
          <w:rPr>
            <w:sz w:val="24"/>
            <w:szCs w:val="24"/>
          </w:rPr>
          <w:t>2</w:t>
        </w:r>
        <w:r w:rsidR="00CB199E">
          <w:rPr>
            <w:sz w:val="24"/>
            <w:szCs w:val="24"/>
          </w:rPr>
          <w:fldChar w:fldCharType="end"/>
        </w:r>
      </w:hyperlink>
    </w:p>
    <w:p w14:paraId="2DC1B6AD" w14:textId="66D84A15" w:rsidR="00DF166E" w:rsidRDefault="00E65198">
      <w:pPr>
        <w:pStyle w:val="21"/>
        <w:tabs>
          <w:tab w:val="right" w:leader="dot" w:pos="8312"/>
        </w:tabs>
        <w:spacing w:line="360" w:lineRule="auto"/>
        <w:rPr>
          <w:sz w:val="24"/>
          <w:szCs w:val="24"/>
        </w:rPr>
      </w:pPr>
      <w:hyperlink w:anchor="_Toc1415" w:history="1">
        <w:r w:rsidR="00CB199E">
          <w:rPr>
            <w:sz w:val="24"/>
            <w:szCs w:val="24"/>
          </w:rPr>
          <w:t xml:space="preserve">5.2 </w:t>
        </w:r>
        <w:r w:rsidR="00752CBE">
          <w:rPr>
            <w:rFonts w:hint="eastAsia"/>
            <w:sz w:val="24"/>
            <w:szCs w:val="24"/>
          </w:rPr>
          <w:t>注册页面实现</w:t>
        </w:r>
        <w:r w:rsidR="00CB199E">
          <w:rPr>
            <w:sz w:val="24"/>
            <w:szCs w:val="24"/>
          </w:rPr>
          <w:tab/>
        </w:r>
        <w:r w:rsidR="00CB199E">
          <w:rPr>
            <w:sz w:val="24"/>
            <w:szCs w:val="24"/>
          </w:rPr>
          <w:fldChar w:fldCharType="begin"/>
        </w:r>
        <w:r w:rsidR="00CB199E">
          <w:rPr>
            <w:sz w:val="24"/>
            <w:szCs w:val="24"/>
          </w:rPr>
          <w:instrText xml:space="preserve"> PAGEREF _Toc1415 </w:instrText>
        </w:r>
        <w:r w:rsidR="00CB199E">
          <w:rPr>
            <w:sz w:val="24"/>
            <w:szCs w:val="24"/>
          </w:rPr>
          <w:fldChar w:fldCharType="separate"/>
        </w:r>
        <w:r w:rsidR="00CB199E">
          <w:rPr>
            <w:sz w:val="24"/>
            <w:szCs w:val="24"/>
          </w:rPr>
          <w:t>2</w:t>
        </w:r>
        <w:r w:rsidR="00CB199E">
          <w:rPr>
            <w:sz w:val="24"/>
            <w:szCs w:val="24"/>
          </w:rPr>
          <w:fldChar w:fldCharType="end"/>
        </w:r>
      </w:hyperlink>
    </w:p>
    <w:p w14:paraId="7B89CA29" w14:textId="6E56C343" w:rsidR="00DF166E" w:rsidRDefault="00E65198">
      <w:pPr>
        <w:pStyle w:val="21"/>
        <w:tabs>
          <w:tab w:val="right" w:leader="dot" w:pos="8312"/>
        </w:tabs>
        <w:spacing w:line="360" w:lineRule="auto"/>
        <w:rPr>
          <w:sz w:val="24"/>
          <w:szCs w:val="24"/>
        </w:rPr>
      </w:pPr>
      <w:hyperlink w:anchor="_Toc23120" w:history="1">
        <w:r w:rsidR="00CB199E">
          <w:rPr>
            <w:sz w:val="24"/>
            <w:szCs w:val="24"/>
          </w:rPr>
          <w:t xml:space="preserve">5.3 </w:t>
        </w:r>
        <w:r w:rsidR="00752CBE">
          <w:rPr>
            <w:rFonts w:hint="eastAsia"/>
            <w:sz w:val="24"/>
            <w:szCs w:val="24"/>
          </w:rPr>
          <w:t>登录页面实现</w:t>
        </w:r>
        <w:r w:rsidR="00CB199E">
          <w:rPr>
            <w:sz w:val="24"/>
            <w:szCs w:val="24"/>
          </w:rPr>
          <w:tab/>
        </w:r>
        <w:r w:rsidR="00CB199E">
          <w:rPr>
            <w:sz w:val="24"/>
            <w:szCs w:val="24"/>
          </w:rPr>
          <w:fldChar w:fldCharType="begin"/>
        </w:r>
        <w:r w:rsidR="00CB199E">
          <w:rPr>
            <w:sz w:val="24"/>
            <w:szCs w:val="24"/>
          </w:rPr>
          <w:instrText xml:space="preserve"> PAGEREF _Toc23120 </w:instrText>
        </w:r>
        <w:r w:rsidR="00CB199E">
          <w:rPr>
            <w:sz w:val="24"/>
            <w:szCs w:val="24"/>
          </w:rPr>
          <w:fldChar w:fldCharType="separate"/>
        </w:r>
        <w:r w:rsidR="00CB199E">
          <w:rPr>
            <w:sz w:val="24"/>
            <w:szCs w:val="24"/>
          </w:rPr>
          <w:t>2</w:t>
        </w:r>
        <w:r w:rsidR="00CB199E">
          <w:rPr>
            <w:sz w:val="24"/>
            <w:szCs w:val="24"/>
          </w:rPr>
          <w:fldChar w:fldCharType="end"/>
        </w:r>
      </w:hyperlink>
    </w:p>
    <w:p w14:paraId="701D7363" w14:textId="1CA5C3AD" w:rsidR="00DF166E" w:rsidRDefault="00E65198">
      <w:pPr>
        <w:pStyle w:val="21"/>
        <w:tabs>
          <w:tab w:val="right" w:leader="dot" w:pos="8312"/>
        </w:tabs>
        <w:spacing w:line="360" w:lineRule="auto"/>
        <w:rPr>
          <w:sz w:val="24"/>
          <w:szCs w:val="24"/>
        </w:rPr>
      </w:pPr>
      <w:hyperlink w:anchor="_Toc32391" w:history="1">
        <w:r w:rsidR="00CB199E">
          <w:rPr>
            <w:sz w:val="24"/>
            <w:szCs w:val="24"/>
          </w:rPr>
          <w:t xml:space="preserve">5.4 </w:t>
        </w:r>
        <w:r w:rsidR="00D01E1F">
          <w:rPr>
            <w:rFonts w:hint="eastAsia"/>
            <w:sz w:val="24"/>
            <w:szCs w:val="24"/>
          </w:rPr>
          <w:t>目录</w:t>
        </w:r>
        <w:r w:rsidR="00CB199E">
          <w:rPr>
            <w:rFonts w:hint="eastAsia"/>
            <w:sz w:val="24"/>
            <w:szCs w:val="24"/>
          </w:rPr>
          <w:t>页面</w:t>
        </w:r>
        <w:r w:rsidR="00CB199E">
          <w:rPr>
            <w:sz w:val="24"/>
            <w:szCs w:val="24"/>
          </w:rPr>
          <w:t>实现</w:t>
        </w:r>
        <w:r w:rsidR="00CB199E">
          <w:rPr>
            <w:sz w:val="24"/>
            <w:szCs w:val="24"/>
          </w:rPr>
          <w:tab/>
        </w:r>
        <w:r w:rsidR="00CB199E">
          <w:rPr>
            <w:sz w:val="24"/>
            <w:szCs w:val="24"/>
          </w:rPr>
          <w:fldChar w:fldCharType="begin"/>
        </w:r>
        <w:r w:rsidR="00CB199E">
          <w:rPr>
            <w:sz w:val="24"/>
            <w:szCs w:val="24"/>
          </w:rPr>
          <w:instrText xml:space="preserve"> PAGEREF _Toc32391 </w:instrText>
        </w:r>
        <w:r w:rsidR="00CB199E">
          <w:rPr>
            <w:sz w:val="24"/>
            <w:szCs w:val="24"/>
          </w:rPr>
          <w:fldChar w:fldCharType="separate"/>
        </w:r>
        <w:r w:rsidR="00CB199E">
          <w:rPr>
            <w:sz w:val="24"/>
            <w:szCs w:val="24"/>
          </w:rPr>
          <w:t>2</w:t>
        </w:r>
        <w:r w:rsidR="00CB199E">
          <w:rPr>
            <w:sz w:val="24"/>
            <w:szCs w:val="24"/>
          </w:rPr>
          <w:fldChar w:fldCharType="end"/>
        </w:r>
      </w:hyperlink>
    </w:p>
    <w:p w14:paraId="34E09DC5" w14:textId="0112F97B" w:rsidR="00DF166E" w:rsidRDefault="00E65198">
      <w:pPr>
        <w:pStyle w:val="21"/>
        <w:tabs>
          <w:tab w:val="right" w:leader="dot" w:pos="8312"/>
        </w:tabs>
        <w:spacing w:line="360" w:lineRule="auto"/>
        <w:rPr>
          <w:sz w:val="24"/>
          <w:szCs w:val="24"/>
        </w:rPr>
      </w:pPr>
      <w:hyperlink w:anchor="_Toc32391" w:history="1">
        <w:r w:rsidR="00CB199E">
          <w:rPr>
            <w:sz w:val="24"/>
            <w:szCs w:val="24"/>
          </w:rPr>
          <w:t>5.</w:t>
        </w:r>
        <w:r w:rsidR="00CB199E">
          <w:rPr>
            <w:rFonts w:hint="eastAsia"/>
            <w:sz w:val="24"/>
            <w:szCs w:val="24"/>
          </w:rPr>
          <w:t>5</w:t>
        </w:r>
        <w:r w:rsidR="00CB199E">
          <w:rPr>
            <w:sz w:val="24"/>
            <w:szCs w:val="24"/>
          </w:rPr>
          <w:t xml:space="preserve"> </w:t>
        </w:r>
        <w:r w:rsidR="00D01E1F">
          <w:rPr>
            <w:rFonts w:hint="eastAsia"/>
            <w:sz w:val="24"/>
            <w:szCs w:val="24"/>
          </w:rPr>
          <w:t>编辑</w:t>
        </w:r>
        <w:r w:rsidR="00CB199E">
          <w:rPr>
            <w:rFonts w:hint="eastAsia"/>
            <w:sz w:val="24"/>
            <w:szCs w:val="24"/>
          </w:rPr>
          <w:t>页面</w:t>
        </w:r>
        <w:r w:rsidR="00CB199E">
          <w:rPr>
            <w:sz w:val="24"/>
            <w:szCs w:val="24"/>
          </w:rPr>
          <w:t>实现</w:t>
        </w:r>
        <w:r w:rsidR="00CB199E">
          <w:rPr>
            <w:sz w:val="24"/>
            <w:szCs w:val="24"/>
          </w:rPr>
          <w:tab/>
        </w:r>
        <w:r w:rsidR="00CB199E">
          <w:rPr>
            <w:sz w:val="24"/>
            <w:szCs w:val="24"/>
          </w:rPr>
          <w:fldChar w:fldCharType="begin"/>
        </w:r>
        <w:r w:rsidR="00CB199E">
          <w:rPr>
            <w:sz w:val="24"/>
            <w:szCs w:val="24"/>
          </w:rPr>
          <w:instrText xml:space="preserve"> PAGEREF _Toc32391 </w:instrText>
        </w:r>
        <w:r w:rsidR="00CB199E">
          <w:rPr>
            <w:sz w:val="24"/>
            <w:szCs w:val="24"/>
          </w:rPr>
          <w:fldChar w:fldCharType="separate"/>
        </w:r>
        <w:r w:rsidR="00CB199E">
          <w:rPr>
            <w:sz w:val="24"/>
            <w:szCs w:val="24"/>
          </w:rPr>
          <w:t>2</w:t>
        </w:r>
        <w:r w:rsidR="00CB199E">
          <w:rPr>
            <w:sz w:val="24"/>
            <w:szCs w:val="24"/>
          </w:rPr>
          <w:fldChar w:fldCharType="end"/>
        </w:r>
      </w:hyperlink>
    </w:p>
    <w:p w14:paraId="37003C5C" w14:textId="77777777" w:rsidR="00D01E1F" w:rsidRDefault="00E65198" w:rsidP="00D01E1F">
      <w:pPr>
        <w:pStyle w:val="21"/>
        <w:tabs>
          <w:tab w:val="right" w:leader="dot" w:pos="8312"/>
        </w:tabs>
        <w:spacing w:line="360" w:lineRule="auto"/>
      </w:pPr>
      <w:hyperlink w:anchor="_Toc32391" w:history="1">
        <w:r w:rsidR="00D01E1F">
          <w:rPr>
            <w:sz w:val="24"/>
            <w:szCs w:val="24"/>
          </w:rPr>
          <w:t>5.</w:t>
        </w:r>
        <w:r w:rsidR="00D01E1F">
          <w:rPr>
            <w:rFonts w:hint="eastAsia"/>
            <w:sz w:val="24"/>
            <w:szCs w:val="24"/>
          </w:rPr>
          <w:t>6</w:t>
        </w:r>
        <w:r w:rsidR="00D01E1F">
          <w:rPr>
            <w:sz w:val="24"/>
            <w:szCs w:val="24"/>
          </w:rPr>
          <w:t xml:space="preserve"> </w:t>
        </w:r>
        <w:r w:rsidR="00D01E1F">
          <w:rPr>
            <w:rFonts w:hint="eastAsia"/>
            <w:sz w:val="24"/>
            <w:szCs w:val="24"/>
          </w:rPr>
          <w:t>报错页面</w:t>
        </w:r>
        <w:r w:rsidR="00D01E1F">
          <w:rPr>
            <w:sz w:val="24"/>
            <w:szCs w:val="24"/>
          </w:rPr>
          <w:t>实现</w:t>
        </w:r>
        <w:r w:rsidR="00D01E1F">
          <w:rPr>
            <w:sz w:val="24"/>
            <w:szCs w:val="24"/>
          </w:rPr>
          <w:tab/>
        </w:r>
        <w:r w:rsidR="00D01E1F">
          <w:rPr>
            <w:sz w:val="24"/>
            <w:szCs w:val="24"/>
          </w:rPr>
          <w:fldChar w:fldCharType="begin"/>
        </w:r>
        <w:r w:rsidR="00D01E1F">
          <w:rPr>
            <w:sz w:val="24"/>
            <w:szCs w:val="24"/>
          </w:rPr>
          <w:instrText xml:space="preserve"> PAGEREF _Toc32391 </w:instrText>
        </w:r>
        <w:r w:rsidR="00D01E1F">
          <w:rPr>
            <w:sz w:val="24"/>
            <w:szCs w:val="24"/>
          </w:rPr>
          <w:fldChar w:fldCharType="separate"/>
        </w:r>
        <w:r w:rsidR="00D01E1F">
          <w:rPr>
            <w:sz w:val="24"/>
            <w:szCs w:val="24"/>
          </w:rPr>
          <w:t>2</w:t>
        </w:r>
        <w:r w:rsidR="00D01E1F">
          <w:rPr>
            <w:sz w:val="24"/>
            <w:szCs w:val="24"/>
          </w:rPr>
          <w:fldChar w:fldCharType="end"/>
        </w:r>
      </w:hyperlink>
    </w:p>
    <w:p w14:paraId="1F18629A" w14:textId="5988FE1C" w:rsidR="00D01E1F" w:rsidRDefault="00E65198" w:rsidP="00D01E1F">
      <w:pPr>
        <w:pStyle w:val="21"/>
        <w:tabs>
          <w:tab w:val="right" w:leader="dot" w:pos="8312"/>
        </w:tabs>
        <w:spacing w:line="360" w:lineRule="auto"/>
      </w:pPr>
      <w:hyperlink w:anchor="_Toc32391" w:history="1">
        <w:r w:rsidR="00D01E1F">
          <w:rPr>
            <w:sz w:val="24"/>
            <w:szCs w:val="24"/>
          </w:rPr>
          <w:t xml:space="preserve">5.7 </w:t>
        </w:r>
        <w:r w:rsidR="00D01E1F">
          <w:rPr>
            <w:rFonts w:hint="eastAsia"/>
            <w:sz w:val="24"/>
            <w:szCs w:val="24"/>
          </w:rPr>
          <w:t>控制台页面</w:t>
        </w:r>
        <w:r w:rsidR="00D01E1F">
          <w:rPr>
            <w:sz w:val="24"/>
            <w:szCs w:val="24"/>
          </w:rPr>
          <w:t>实现</w:t>
        </w:r>
        <w:r w:rsidR="00D01E1F">
          <w:rPr>
            <w:sz w:val="24"/>
            <w:szCs w:val="24"/>
          </w:rPr>
          <w:tab/>
        </w:r>
        <w:r w:rsidR="00D01E1F">
          <w:rPr>
            <w:sz w:val="24"/>
            <w:szCs w:val="24"/>
          </w:rPr>
          <w:fldChar w:fldCharType="begin"/>
        </w:r>
        <w:r w:rsidR="00D01E1F">
          <w:rPr>
            <w:sz w:val="24"/>
            <w:szCs w:val="24"/>
          </w:rPr>
          <w:instrText xml:space="preserve"> PAGEREF _Toc32391 </w:instrText>
        </w:r>
        <w:r w:rsidR="00D01E1F">
          <w:rPr>
            <w:sz w:val="24"/>
            <w:szCs w:val="24"/>
          </w:rPr>
          <w:fldChar w:fldCharType="separate"/>
        </w:r>
        <w:r w:rsidR="00D01E1F">
          <w:rPr>
            <w:sz w:val="24"/>
            <w:szCs w:val="24"/>
          </w:rPr>
          <w:t>2</w:t>
        </w:r>
        <w:r w:rsidR="00D01E1F">
          <w:rPr>
            <w:sz w:val="24"/>
            <w:szCs w:val="24"/>
          </w:rPr>
          <w:fldChar w:fldCharType="end"/>
        </w:r>
      </w:hyperlink>
    </w:p>
    <w:p w14:paraId="3A83E1A2" w14:textId="77777777" w:rsidR="00DF166E" w:rsidRDefault="00E65198">
      <w:pPr>
        <w:pStyle w:val="11"/>
        <w:tabs>
          <w:tab w:val="right" w:leader="dot" w:pos="8312"/>
        </w:tabs>
        <w:spacing w:line="360" w:lineRule="auto"/>
        <w:rPr>
          <w:sz w:val="24"/>
          <w:szCs w:val="24"/>
        </w:rPr>
      </w:pPr>
      <w:hyperlink w:anchor="_Toc24085" w:history="1">
        <w:r w:rsidR="00CB199E">
          <w:rPr>
            <w:rFonts w:eastAsia="黑体"/>
            <w:sz w:val="24"/>
            <w:szCs w:val="24"/>
          </w:rPr>
          <w:t xml:space="preserve">6 </w:t>
        </w:r>
        <w:r w:rsidR="00CB199E">
          <w:rPr>
            <w:rFonts w:eastAsia="黑体"/>
            <w:sz w:val="24"/>
            <w:szCs w:val="24"/>
          </w:rPr>
          <w:t>结论</w:t>
        </w:r>
        <w:r w:rsidR="00CB199E">
          <w:rPr>
            <w:sz w:val="24"/>
            <w:szCs w:val="24"/>
          </w:rPr>
          <w:tab/>
        </w:r>
        <w:r w:rsidR="00CB199E">
          <w:rPr>
            <w:sz w:val="24"/>
            <w:szCs w:val="24"/>
          </w:rPr>
          <w:fldChar w:fldCharType="begin"/>
        </w:r>
        <w:r w:rsidR="00CB199E">
          <w:rPr>
            <w:sz w:val="24"/>
            <w:szCs w:val="24"/>
          </w:rPr>
          <w:instrText xml:space="preserve"> PAGEREF _Toc24085 </w:instrText>
        </w:r>
        <w:r w:rsidR="00CB199E">
          <w:rPr>
            <w:sz w:val="24"/>
            <w:szCs w:val="24"/>
          </w:rPr>
          <w:fldChar w:fldCharType="separate"/>
        </w:r>
        <w:r w:rsidR="00CB199E">
          <w:rPr>
            <w:sz w:val="24"/>
            <w:szCs w:val="24"/>
          </w:rPr>
          <w:t>2</w:t>
        </w:r>
        <w:r w:rsidR="00CB199E">
          <w:rPr>
            <w:sz w:val="24"/>
            <w:szCs w:val="24"/>
          </w:rPr>
          <w:fldChar w:fldCharType="end"/>
        </w:r>
      </w:hyperlink>
    </w:p>
    <w:p w14:paraId="7073D0F3" w14:textId="77777777" w:rsidR="00DF166E" w:rsidRDefault="00E65198">
      <w:pPr>
        <w:pStyle w:val="21"/>
        <w:tabs>
          <w:tab w:val="right" w:leader="dot" w:pos="8312"/>
        </w:tabs>
        <w:spacing w:line="360" w:lineRule="auto"/>
        <w:rPr>
          <w:sz w:val="24"/>
          <w:szCs w:val="24"/>
        </w:rPr>
      </w:pPr>
      <w:hyperlink w:anchor="_Toc11426" w:history="1">
        <w:r w:rsidR="00CB199E">
          <w:rPr>
            <w:sz w:val="24"/>
            <w:szCs w:val="24"/>
          </w:rPr>
          <w:t xml:space="preserve">6.1 </w:t>
        </w:r>
        <w:r w:rsidR="00CB199E">
          <w:rPr>
            <w:sz w:val="24"/>
            <w:szCs w:val="24"/>
          </w:rPr>
          <w:t>总结</w:t>
        </w:r>
        <w:r w:rsidR="00CB199E">
          <w:rPr>
            <w:sz w:val="24"/>
            <w:szCs w:val="24"/>
          </w:rPr>
          <w:tab/>
        </w:r>
        <w:r w:rsidR="00CB199E">
          <w:rPr>
            <w:sz w:val="24"/>
            <w:szCs w:val="24"/>
          </w:rPr>
          <w:fldChar w:fldCharType="begin"/>
        </w:r>
        <w:r w:rsidR="00CB199E">
          <w:rPr>
            <w:sz w:val="24"/>
            <w:szCs w:val="24"/>
          </w:rPr>
          <w:instrText xml:space="preserve"> PAGEREF _Toc11426 </w:instrText>
        </w:r>
        <w:r w:rsidR="00CB199E">
          <w:rPr>
            <w:sz w:val="24"/>
            <w:szCs w:val="24"/>
          </w:rPr>
          <w:fldChar w:fldCharType="separate"/>
        </w:r>
        <w:r w:rsidR="00CB199E">
          <w:rPr>
            <w:sz w:val="24"/>
            <w:szCs w:val="24"/>
          </w:rPr>
          <w:t>2</w:t>
        </w:r>
        <w:r w:rsidR="00CB199E">
          <w:rPr>
            <w:sz w:val="24"/>
            <w:szCs w:val="24"/>
          </w:rPr>
          <w:fldChar w:fldCharType="end"/>
        </w:r>
      </w:hyperlink>
    </w:p>
    <w:p w14:paraId="2623F6F6" w14:textId="77777777" w:rsidR="00DF166E" w:rsidRDefault="00E65198">
      <w:pPr>
        <w:pStyle w:val="21"/>
        <w:tabs>
          <w:tab w:val="right" w:leader="dot" w:pos="8312"/>
        </w:tabs>
        <w:spacing w:line="360" w:lineRule="auto"/>
        <w:rPr>
          <w:sz w:val="24"/>
          <w:szCs w:val="24"/>
        </w:rPr>
      </w:pPr>
      <w:hyperlink w:anchor="_Toc30187" w:history="1">
        <w:r w:rsidR="00CB199E">
          <w:rPr>
            <w:sz w:val="24"/>
            <w:szCs w:val="24"/>
          </w:rPr>
          <w:t xml:space="preserve">6.2 </w:t>
        </w:r>
        <w:r w:rsidR="00CB199E">
          <w:rPr>
            <w:sz w:val="24"/>
            <w:szCs w:val="24"/>
          </w:rPr>
          <w:t>展望</w:t>
        </w:r>
        <w:r w:rsidR="00CB199E">
          <w:rPr>
            <w:sz w:val="24"/>
            <w:szCs w:val="24"/>
          </w:rPr>
          <w:tab/>
        </w:r>
        <w:r w:rsidR="00CB199E">
          <w:rPr>
            <w:sz w:val="24"/>
            <w:szCs w:val="24"/>
          </w:rPr>
          <w:fldChar w:fldCharType="begin"/>
        </w:r>
        <w:r w:rsidR="00CB199E">
          <w:rPr>
            <w:sz w:val="24"/>
            <w:szCs w:val="24"/>
          </w:rPr>
          <w:instrText xml:space="preserve"> PAGEREF _Toc30187 </w:instrText>
        </w:r>
        <w:r w:rsidR="00CB199E">
          <w:rPr>
            <w:sz w:val="24"/>
            <w:szCs w:val="24"/>
          </w:rPr>
          <w:fldChar w:fldCharType="separate"/>
        </w:r>
        <w:r w:rsidR="00CB199E">
          <w:rPr>
            <w:sz w:val="24"/>
            <w:szCs w:val="24"/>
          </w:rPr>
          <w:t>2</w:t>
        </w:r>
        <w:r w:rsidR="00CB199E">
          <w:rPr>
            <w:sz w:val="24"/>
            <w:szCs w:val="24"/>
          </w:rPr>
          <w:fldChar w:fldCharType="end"/>
        </w:r>
      </w:hyperlink>
    </w:p>
    <w:p w14:paraId="4CC5F86F" w14:textId="77777777" w:rsidR="00DF166E" w:rsidRDefault="00E65198">
      <w:pPr>
        <w:pStyle w:val="11"/>
        <w:tabs>
          <w:tab w:val="right" w:leader="dot" w:pos="8312"/>
        </w:tabs>
        <w:spacing w:line="360" w:lineRule="auto"/>
        <w:rPr>
          <w:sz w:val="24"/>
          <w:szCs w:val="24"/>
        </w:rPr>
      </w:pPr>
      <w:hyperlink w:anchor="_Toc6546" w:history="1">
        <w:r w:rsidR="00CB199E">
          <w:rPr>
            <w:rFonts w:eastAsia="黑体"/>
            <w:sz w:val="24"/>
            <w:szCs w:val="24"/>
          </w:rPr>
          <w:t>致谢</w:t>
        </w:r>
        <w:r w:rsidR="00CB199E">
          <w:rPr>
            <w:sz w:val="24"/>
            <w:szCs w:val="24"/>
          </w:rPr>
          <w:tab/>
        </w:r>
        <w:r w:rsidR="00CB199E">
          <w:rPr>
            <w:sz w:val="24"/>
            <w:szCs w:val="24"/>
          </w:rPr>
          <w:fldChar w:fldCharType="begin"/>
        </w:r>
        <w:r w:rsidR="00CB199E">
          <w:rPr>
            <w:sz w:val="24"/>
            <w:szCs w:val="24"/>
          </w:rPr>
          <w:instrText xml:space="preserve"> PAGEREF _Toc6546 </w:instrText>
        </w:r>
        <w:r w:rsidR="00CB199E">
          <w:rPr>
            <w:sz w:val="24"/>
            <w:szCs w:val="24"/>
          </w:rPr>
          <w:fldChar w:fldCharType="separate"/>
        </w:r>
        <w:r w:rsidR="00CB199E">
          <w:rPr>
            <w:sz w:val="24"/>
            <w:szCs w:val="24"/>
          </w:rPr>
          <w:t>2</w:t>
        </w:r>
        <w:r w:rsidR="00CB199E">
          <w:rPr>
            <w:sz w:val="24"/>
            <w:szCs w:val="24"/>
          </w:rPr>
          <w:fldChar w:fldCharType="end"/>
        </w:r>
      </w:hyperlink>
    </w:p>
    <w:p w14:paraId="61D89596" w14:textId="77777777" w:rsidR="00DF166E" w:rsidRDefault="00CB199E">
      <w:pPr>
        <w:tabs>
          <w:tab w:val="right" w:leader="dot" w:pos="8302"/>
        </w:tabs>
        <w:spacing w:line="360" w:lineRule="auto"/>
        <w:jc w:val="center"/>
        <w:rPr>
          <w:rStyle w:val="af5"/>
          <w:rFonts w:ascii="Times New Roman" w:eastAsia="黑体" w:hAnsi="Times New Roman"/>
          <w:color w:val="auto"/>
          <w:sz w:val="24"/>
        </w:rPr>
      </w:pPr>
      <w:r>
        <w:rPr>
          <w:sz w:val="24"/>
          <w:szCs w:val="24"/>
        </w:rPr>
        <w:fldChar w:fldCharType="end"/>
      </w:r>
    </w:p>
    <w:p w14:paraId="4CEF7E79" w14:textId="77777777" w:rsidR="00DF166E" w:rsidRDefault="00DF166E">
      <w:pPr>
        <w:spacing w:line="360" w:lineRule="auto"/>
        <w:jc w:val="center"/>
        <w:rPr>
          <w:sz w:val="24"/>
        </w:rPr>
      </w:pPr>
    </w:p>
    <w:p w14:paraId="34EE0F38" w14:textId="77777777" w:rsidR="00DF166E" w:rsidRDefault="00DF166E">
      <w:pPr>
        <w:spacing w:line="360" w:lineRule="auto"/>
        <w:jc w:val="center"/>
        <w:rPr>
          <w:sz w:val="24"/>
        </w:rPr>
        <w:sectPr w:rsidR="00DF166E">
          <w:headerReference w:type="default" r:id="rId10"/>
          <w:endnotePr>
            <w:numFmt w:val="decimal"/>
          </w:endnotePr>
          <w:type w:val="continuous"/>
          <w:pgSz w:w="11906" w:h="16838"/>
          <w:pgMar w:top="1440" w:right="1797" w:bottom="1440" w:left="1797" w:header="851" w:footer="992" w:gutter="0"/>
          <w:pgNumType w:start="1"/>
          <w:cols w:space="720"/>
          <w:docGrid w:type="lines" w:linePitch="312"/>
        </w:sectPr>
      </w:pPr>
    </w:p>
    <w:p w14:paraId="2BCAA68B" w14:textId="77777777" w:rsidR="00DF166E" w:rsidRDefault="00CB199E">
      <w:pPr>
        <w:spacing w:line="360" w:lineRule="auto"/>
        <w:jc w:val="center"/>
        <w:outlineLvl w:val="0"/>
        <w:rPr>
          <w:rFonts w:eastAsia="黑体"/>
          <w:sz w:val="32"/>
          <w:szCs w:val="32"/>
        </w:rPr>
      </w:pPr>
      <w:bookmarkStart w:id="14" w:name="_Toc134"/>
      <w:bookmarkStart w:id="15" w:name="_Toc30978"/>
      <w:r>
        <w:rPr>
          <w:rFonts w:eastAsia="黑体"/>
          <w:sz w:val="32"/>
          <w:szCs w:val="32"/>
        </w:rPr>
        <w:lastRenderedPageBreak/>
        <w:t xml:space="preserve">1 </w:t>
      </w:r>
      <w:r>
        <w:rPr>
          <w:rFonts w:eastAsia="黑体"/>
          <w:sz w:val="32"/>
          <w:szCs w:val="32"/>
        </w:rPr>
        <w:t>绪论</w:t>
      </w:r>
      <w:bookmarkEnd w:id="13"/>
      <w:bookmarkEnd w:id="14"/>
      <w:bookmarkEnd w:id="15"/>
    </w:p>
    <w:p w14:paraId="1863FC1D" w14:textId="77777777" w:rsidR="00DF166E" w:rsidRDefault="00CB199E">
      <w:pPr>
        <w:spacing w:line="360" w:lineRule="auto"/>
        <w:outlineLvl w:val="1"/>
        <w:rPr>
          <w:rFonts w:eastAsia="黑体"/>
          <w:sz w:val="28"/>
          <w:szCs w:val="28"/>
        </w:rPr>
      </w:pPr>
      <w:bookmarkStart w:id="16" w:name="_Toc29310"/>
      <w:bookmarkStart w:id="17" w:name="_Toc31018"/>
      <w:bookmarkStart w:id="18" w:name="_Toc13280"/>
      <w:r>
        <w:rPr>
          <w:rFonts w:eastAsia="黑体"/>
          <w:sz w:val="28"/>
          <w:szCs w:val="28"/>
        </w:rPr>
        <w:t xml:space="preserve">1.1 </w:t>
      </w:r>
      <w:r>
        <w:rPr>
          <w:rFonts w:eastAsia="黑体"/>
          <w:sz w:val="28"/>
          <w:szCs w:val="28"/>
        </w:rPr>
        <w:t>研究背景及意义</w:t>
      </w:r>
      <w:bookmarkEnd w:id="16"/>
    </w:p>
    <w:p w14:paraId="4ECBA14D" w14:textId="5DB09BB8" w:rsidR="00DF166E" w:rsidRDefault="00CB199E" w:rsidP="00447E64">
      <w:pPr>
        <w:spacing w:line="360" w:lineRule="auto"/>
        <w:ind w:firstLineChars="200" w:firstLine="480"/>
        <w:outlineLvl w:val="1"/>
        <w:rPr>
          <w:sz w:val="24"/>
          <w:szCs w:val="24"/>
        </w:rPr>
      </w:pPr>
      <w:bookmarkStart w:id="19" w:name="_Toc12361"/>
      <w:r>
        <w:rPr>
          <w:rFonts w:hint="eastAsia"/>
          <w:sz w:val="24"/>
          <w:szCs w:val="24"/>
        </w:rPr>
        <w:t>随着网络发展，</w:t>
      </w:r>
      <w:proofErr w:type="gramStart"/>
      <w:r>
        <w:rPr>
          <w:rFonts w:hint="eastAsia"/>
          <w:sz w:val="24"/>
          <w:szCs w:val="24"/>
        </w:rPr>
        <w:t>云服务</w:t>
      </w:r>
      <w:proofErr w:type="gramEnd"/>
      <w:r>
        <w:rPr>
          <w:rFonts w:hint="eastAsia"/>
          <w:sz w:val="24"/>
          <w:szCs w:val="24"/>
        </w:rPr>
        <w:t>的相比于传统</w:t>
      </w:r>
      <w:r>
        <w:rPr>
          <w:rFonts w:hint="eastAsia"/>
          <w:sz w:val="24"/>
          <w:szCs w:val="24"/>
        </w:rPr>
        <w:t>PC</w:t>
      </w:r>
      <w:proofErr w:type="gramStart"/>
      <w:r>
        <w:rPr>
          <w:rFonts w:hint="eastAsia"/>
          <w:sz w:val="24"/>
          <w:szCs w:val="24"/>
        </w:rPr>
        <w:t>端环</w:t>
      </w:r>
      <w:proofErr w:type="gramEnd"/>
      <w:r>
        <w:rPr>
          <w:rFonts w:hint="eastAsia"/>
          <w:sz w:val="24"/>
          <w:szCs w:val="24"/>
        </w:rPr>
        <w:t>境有着巨大优势：</w:t>
      </w:r>
    </w:p>
    <w:p w14:paraId="74F7ECB9" w14:textId="37737516" w:rsidR="00DF166E" w:rsidRDefault="00447E64" w:rsidP="00447E64">
      <w:pPr>
        <w:spacing w:line="360" w:lineRule="auto"/>
        <w:ind w:firstLineChars="200" w:firstLine="480"/>
        <w:outlineLvl w:val="1"/>
        <w:rPr>
          <w:sz w:val="24"/>
          <w:szCs w:val="24"/>
        </w:rPr>
      </w:pPr>
      <w:r>
        <w:rPr>
          <w:rFonts w:hint="eastAsia"/>
          <w:sz w:val="24"/>
          <w:szCs w:val="24"/>
        </w:rPr>
        <w:t>（</w:t>
      </w:r>
      <w:r>
        <w:rPr>
          <w:rFonts w:hint="eastAsia"/>
          <w:sz w:val="24"/>
          <w:szCs w:val="24"/>
        </w:rPr>
        <w:t>1</w:t>
      </w:r>
      <w:r>
        <w:rPr>
          <w:rFonts w:hint="eastAsia"/>
          <w:sz w:val="24"/>
          <w:szCs w:val="24"/>
        </w:rPr>
        <w:t>）</w:t>
      </w:r>
      <w:r w:rsidR="00CB199E">
        <w:rPr>
          <w:rFonts w:hint="eastAsia"/>
          <w:sz w:val="24"/>
          <w:szCs w:val="24"/>
        </w:rPr>
        <w:t>隔离</w:t>
      </w:r>
      <w:r w:rsidR="00CB199E">
        <w:rPr>
          <w:rFonts w:hint="eastAsia"/>
          <w:sz w:val="24"/>
          <w:szCs w:val="24"/>
        </w:rPr>
        <w:t>PC</w:t>
      </w:r>
      <w:r w:rsidR="00CB199E">
        <w:rPr>
          <w:rFonts w:hint="eastAsia"/>
          <w:sz w:val="24"/>
          <w:szCs w:val="24"/>
        </w:rPr>
        <w:t>复杂的环境配置</w:t>
      </w:r>
      <w:r>
        <w:rPr>
          <w:rFonts w:hint="eastAsia"/>
          <w:sz w:val="24"/>
          <w:szCs w:val="24"/>
        </w:rPr>
        <w:t>；</w:t>
      </w:r>
    </w:p>
    <w:p w14:paraId="664168AB" w14:textId="1D234603" w:rsidR="00DF166E" w:rsidRDefault="00447E64" w:rsidP="00447E64">
      <w:pPr>
        <w:spacing w:line="360" w:lineRule="auto"/>
        <w:ind w:firstLineChars="200" w:firstLine="480"/>
        <w:outlineLvl w:val="1"/>
        <w:rPr>
          <w:sz w:val="24"/>
          <w:szCs w:val="24"/>
        </w:rPr>
      </w:pPr>
      <w:r>
        <w:rPr>
          <w:rFonts w:hint="eastAsia"/>
          <w:sz w:val="24"/>
          <w:szCs w:val="24"/>
        </w:rPr>
        <w:t>（</w:t>
      </w:r>
      <w:r>
        <w:rPr>
          <w:rFonts w:hint="eastAsia"/>
          <w:sz w:val="24"/>
          <w:szCs w:val="24"/>
        </w:rPr>
        <w:t>2</w:t>
      </w:r>
      <w:r>
        <w:rPr>
          <w:rFonts w:hint="eastAsia"/>
          <w:sz w:val="24"/>
          <w:szCs w:val="24"/>
        </w:rPr>
        <w:t>）</w:t>
      </w:r>
      <w:r w:rsidR="00CB199E">
        <w:rPr>
          <w:rFonts w:hint="eastAsia"/>
          <w:sz w:val="24"/>
          <w:szCs w:val="24"/>
        </w:rPr>
        <w:t>无需庞大的本地占用，例如小程序与网页端，无需下载就可以完成工作</w:t>
      </w:r>
      <w:r>
        <w:rPr>
          <w:rFonts w:hint="eastAsia"/>
          <w:sz w:val="24"/>
          <w:szCs w:val="24"/>
        </w:rPr>
        <w:t>；</w:t>
      </w:r>
    </w:p>
    <w:p w14:paraId="765964E0" w14:textId="015EBA69" w:rsidR="00DF166E" w:rsidRDefault="00447E64" w:rsidP="00447E64">
      <w:pPr>
        <w:spacing w:line="360" w:lineRule="auto"/>
        <w:ind w:firstLineChars="200" w:firstLine="480"/>
        <w:outlineLvl w:val="1"/>
        <w:rPr>
          <w:sz w:val="24"/>
          <w:szCs w:val="24"/>
        </w:rPr>
      </w:pPr>
      <w:r>
        <w:rPr>
          <w:rFonts w:hint="eastAsia"/>
          <w:sz w:val="24"/>
          <w:szCs w:val="24"/>
        </w:rPr>
        <w:t>（</w:t>
      </w:r>
      <w:r>
        <w:rPr>
          <w:rFonts w:hint="eastAsia"/>
          <w:sz w:val="24"/>
          <w:szCs w:val="24"/>
        </w:rPr>
        <w:t>3</w:t>
      </w:r>
      <w:r>
        <w:rPr>
          <w:rFonts w:hint="eastAsia"/>
          <w:sz w:val="24"/>
          <w:szCs w:val="24"/>
        </w:rPr>
        <w:t>）</w:t>
      </w:r>
      <w:r w:rsidR="00CB199E">
        <w:rPr>
          <w:rFonts w:hint="eastAsia"/>
          <w:sz w:val="24"/>
          <w:szCs w:val="24"/>
        </w:rPr>
        <w:t>随着网速发展，通信技术的进步，降低了网络的延时性，</w:t>
      </w:r>
      <w:proofErr w:type="gramStart"/>
      <w:r w:rsidR="00CB199E">
        <w:rPr>
          <w:rFonts w:hint="eastAsia"/>
          <w:sz w:val="24"/>
          <w:szCs w:val="24"/>
        </w:rPr>
        <w:t>云服务</w:t>
      </w:r>
      <w:proofErr w:type="gramEnd"/>
      <w:r w:rsidR="00CB199E">
        <w:rPr>
          <w:rFonts w:hint="eastAsia"/>
          <w:sz w:val="24"/>
          <w:szCs w:val="24"/>
        </w:rPr>
        <w:t>能处理更庞大的数据，且延时</w:t>
      </w:r>
      <w:proofErr w:type="gramStart"/>
      <w:r w:rsidR="00CB199E">
        <w:rPr>
          <w:rFonts w:hint="eastAsia"/>
          <w:sz w:val="24"/>
          <w:szCs w:val="24"/>
        </w:rPr>
        <w:t>性不</w:t>
      </w:r>
      <w:proofErr w:type="gramEnd"/>
      <w:r w:rsidR="00CB199E">
        <w:rPr>
          <w:rFonts w:hint="eastAsia"/>
          <w:sz w:val="24"/>
          <w:szCs w:val="24"/>
        </w:rPr>
        <w:t>会太高</w:t>
      </w:r>
      <w:r>
        <w:rPr>
          <w:rFonts w:hint="eastAsia"/>
          <w:sz w:val="24"/>
          <w:szCs w:val="24"/>
        </w:rPr>
        <w:t>。</w:t>
      </w:r>
    </w:p>
    <w:p w14:paraId="5E7FCFC6" w14:textId="77777777" w:rsidR="00DF166E" w:rsidRDefault="00CB199E">
      <w:pPr>
        <w:spacing w:line="360" w:lineRule="auto"/>
        <w:outlineLvl w:val="1"/>
        <w:rPr>
          <w:rFonts w:eastAsia="黑体"/>
          <w:sz w:val="28"/>
          <w:szCs w:val="28"/>
        </w:rPr>
      </w:pPr>
      <w:r>
        <w:rPr>
          <w:rFonts w:eastAsia="黑体"/>
          <w:sz w:val="28"/>
          <w:szCs w:val="28"/>
        </w:rPr>
        <w:t xml:space="preserve">1.2 </w:t>
      </w:r>
      <w:r>
        <w:rPr>
          <w:rFonts w:eastAsia="黑体"/>
          <w:sz w:val="28"/>
          <w:szCs w:val="28"/>
        </w:rPr>
        <w:t>国内外研究现状</w:t>
      </w:r>
      <w:bookmarkEnd w:id="19"/>
    </w:p>
    <w:p w14:paraId="6852B612" w14:textId="21ABA2DE" w:rsidR="00DF166E" w:rsidRDefault="00CB199E">
      <w:pPr>
        <w:spacing w:line="360" w:lineRule="auto"/>
        <w:ind w:firstLine="420"/>
        <w:outlineLvl w:val="1"/>
        <w:rPr>
          <w:sz w:val="24"/>
          <w:szCs w:val="24"/>
        </w:rPr>
      </w:pPr>
      <w:r>
        <w:rPr>
          <w:rFonts w:hint="eastAsia"/>
          <w:sz w:val="24"/>
          <w:szCs w:val="24"/>
        </w:rPr>
        <w:t>目前国内外云端编译环境已经初步成型，国外不乏一些优秀的在线</w:t>
      </w:r>
      <w:r>
        <w:rPr>
          <w:rFonts w:hint="eastAsia"/>
          <w:sz w:val="24"/>
          <w:szCs w:val="24"/>
        </w:rPr>
        <w:t>IDE</w:t>
      </w:r>
      <w:r>
        <w:rPr>
          <w:rFonts w:hint="eastAsia"/>
          <w:sz w:val="24"/>
          <w:szCs w:val="24"/>
        </w:rPr>
        <w:t>，</w:t>
      </w:r>
      <w:r w:rsidR="0099501C" w:rsidRPr="0099501C">
        <w:rPr>
          <w:sz w:val="24"/>
          <w:szCs w:val="24"/>
        </w:rPr>
        <w:t>Analyzing the learning process (in Programming) by using data collected from an online IDE</w:t>
      </w:r>
      <w:r w:rsidR="00A26276">
        <w:rPr>
          <w:sz w:val="24"/>
          <w:szCs w:val="24"/>
          <w:vertAlign w:val="superscript"/>
        </w:rPr>
        <w:t>[</w:t>
      </w:r>
      <w:r w:rsidR="00AA6062">
        <w:rPr>
          <w:sz w:val="24"/>
          <w:szCs w:val="24"/>
          <w:vertAlign w:val="superscript"/>
        </w:rPr>
        <w:t>1]</w:t>
      </w:r>
      <w:r w:rsidR="00A26276">
        <w:rPr>
          <w:rFonts w:hint="eastAsia"/>
          <w:sz w:val="24"/>
          <w:szCs w:val="24"/>
        </w:rPr>
        <w:t>就对于课程引入在线</w:t>
      </w:r>
      <w:r w:rsidR="00A26276">
        <w:rPr>
          <w:rFonts w:hint="eastAsia"/>
          <w:sz w:val="24"/>
          <w:szCs w:val="24"/>
        </w:rPr>
        <w:t>IDE</w:t>
      </w:r>
      <w:r w:rsidR="00A26276">
        <w:rPr>
          <w:rFonts w:hint="eastAsia"/>
          <w:sz w:val="24"/>
          <w:szCs w:val="24"/>
        </w:rPr>
        <w:t>做了深刻的讨论</w:t>
      </w:r>
      <w:r>
        <w:rPr>
          <w:rFonts w:hint="eastAsia"/>
          <w:sz w:val="24"/>
          <w:szCs w:val="24"/>
        </w:rPr>
        <w:t>，而国内，在线编译环境也是相当，特别是国内外的几大算法竞赛</w:t>
      </w:r>
      <w:proofErr w:type="spellStart"/>
      <w:r>
        <w:rPr>
          <w:rFonts w:hint="eastAsia"/>
          <w:sz w:val="24"/>
          <w:szCs w:val="24"/>
        </w:rPr>
        <w:t>OnlineJ</w:t>
      </w:r>
      <w:r>
        <w:rPr>
          <w:sz w:val="24"/>
          <w:szCs w:val="24"/>
        </w:rPr>
        <w:t>ud</w:t>
      </w:r>
      <w:r>
        <w:rPr>
          <w:rFonts w:hint="eastAsia"/>
          <w:sz w:val="24"/>
          <w:szCs w:val="24"/>
        </w:rPr>
        <w:t>ge</w:t>
      </w:r>
      <w:proofErr w:type="spellEnd"/>
      <w:r>
        <w:rPr>
          <w:rFonts w:hint="eastAsia"/>
          <w:sz w:val="24"/>
          <w:szCs w:val="24"/>
        </w:rPr>
        <w:t>，如</w:t>
      </w:r>
      <w:proofErr w:type="spellStart"/>
      <w:r>
        <w:rPr>
          <w:sz w:val="24"/>
          <w:szCs w:val="24"/>
        </w:rPr>
        <w:t>Ac</w:t>
      </w:r>
      <w:r>
        <w:rPr>
          <w:rFonts w:hint="eastAsia"/>
          <w:sz w:val="24"/>
          <w:szCs w:val="24"/>
        </w:rPr>
        <w:t>wing</w:t>
      </w:r>
      <w:proofErr w:type="spellEnd"/>
      <w:r>
        <w:rPr>
          <w:rFonts w:hint="eastAsia"/>
          <w:sz w:val="24"/>
          <w:szCs w:val="24"/>
        </w:rPr>
        <w:t>，蓝</w:t>
      </w:r>
      <w:proofErr w:type="gramStart"/>
      <w:r>
        <w:rPr>
          <w:rFonts w:hint="eastAsia"/>
          <w:sz w:val="24"/>
          <w:szCs w:val="24"/>
        </w:rPr>
        <w:t>桥云课</w:t>
      </w:r>
      <w:proofErr w:type="gramEnd"/>
      <w:r>
        <w:rPr>
          <w:rFonts w:hint="eastAsia"/>
          <w:sz w:val="24"/>
          <w:szCs w:val="24"/>
        </w:rPr>
        <w:t>，</w:t>
      </w:r>
      <w:r>
        <w:rPr>
          <w:sz w:val="24"/>
          <w:szCs w:val="24"/>
        </w:rPr>
        <w:t xml:space="preserve">PTA, </w:t>
      </w:r>
      <w:proofErr w:type="spellStart"/>
      <w:r>
        <w:rPr>
          <w:sz w:val="24"/>
          <w:szCs w:val="24"/>
        </w:rPr>
        <w:t>Leetcode</w:t>
      </w:r>
      <w:proofErr w:type="spellEnd"/>
      <w:r>
        <w:rPr>
          <w:rFonts w:hint="eastAsia"/>
          <w:sz w:val="24"/>
          <w:szCs w:val="24"/>
        </w:rPr>
        <w:t>等几大在线评测网站也开始有了在线调试功能，并且由于在线评测系统的特点本身一定程度就有代码的回</w:t>
      </w:r>
      <w:proofErr w:type="gramStart"/>
      <w:r>
        <w:rPr>
          <w:rFonts w:hint="eastAsia"/>
          <w:sz w:val="24"/>
          <w:szCs w:val="24"/>
        </w:rPr>
        <w:t>显功</w:t>
      </w:r>
      <w:proofErr w:type="gramEnd"/>
      <w:r>
        <w:rPr>
          <w:rFonts w:hint="eastAsia"/>
          <w:sz w:val="24"/>
          <w:szCs w:val="24"/>
        </w:rPr>
        <w:t>能实现了一定程度上的云存储，可以看出云编译环境市场巨大，特别是</w:t>
      </w:r>
      <w:proofErr w:type="spellStart"/>
      <w:r>
        <w:rPr>
          <w:rFonts w:hint="eastAsia"/>
          <w:sz w:val="24"/>
          <w:szCs w:val="24"/>
        </w:rPr>
        <w:t>Acwing</w:t>
      </w:r>
      <w:proofErr w:type="spellEnd"/>
      <w:r>
        <w:rPr>
          <w:rFonts w:hint="eastAsia"/>
          <w:sz w:val="24"/>
          <w:szCs w:val="24"/>
        </w:rPr>
        <w:t>网站</w:t>
      </w:r>
      <w:r>
        <w:rPr>
          <w:rFonts w:hint="eastAsia"/>
          <w:sz w:val="24"/>
          <w:szCs w:val="24"/>
        </w:rPr>
        <w:t xml:space="preserve"> </w:t>
      </w:r>
      <w:r>
        <w:rPr>
          <w:rFonts w:hint="eastAsia"/>
          <w:sz w:val="24"/>
          <w:szCs w:val="24"/>
        </w:rPr>
        <w:t>已经开发出了</w:t>
      </w:r>
      <w:r>
        <w:rPr>
          <w:rFonts w:hint="eastAsia"/>
          <w:color w:val="000000" w:themeColor="text1"/>
          <w:sz w:val="24"/>
          <w:szCs w:val="24"/>
        </w:rPr>
        <w:t>A</w:t>
      </w:r>
      <w:r>
        <w:rPr>
          <w:color w:val="000000" w:themeColor="text1"/>
          <w:sz w:val="24"/>
          <w:szCs w:val="24"/>
        </w:rPr>
        <w:t>C Editor</w:t>
      </w:r>
      <w:r>
        <w:rPr>
          <w:rFonts w:hint="eastAsia"/>
          <w:sz w:val="24"/>
          <w:szCs w:val="24"/>
        </w:rPr>
        <w:t>这个在线</w:t>
      </w:r>
      <w:r>
        <w:rPr>
          <w:rFonts w:hint="eastAsia"/>
          <w:sz w:val="24"/>
          <w:szCs w:val="24"/>
        </w:rPr>
        <w:t>IDE</w:t>
      </w:r>
      <w:r>
        <w:rPr>
          <w:rFonts w:hint="eastAsia"/>
          <w:sz w:val="24"/>
          <w:szCs w:val="24"/>
        </w:rPr>
        <w:t>工具，并且有相当高的完成度，支持云存储，编译，调试，报错，智能提示等功能</w:t>
      </w:r>
    </w:p>
    <w:p w14:paraId="03452C7D" w14:textId="77777777" w:rsidR="00DF166E" w:rsidRDefault="00CB199E">
      <w:pPr>
        <w:spacing w:line="360" w:lineRule="auto"/>
        <w:ind w:firstLineChars="200" w:firstLine="480"/>
        <w:rPr>
          <w:sz w:val="24"/>
          <w:szCs w:val="24"/>
        </w:rPr>
      </w:pPr>
      <w:r>
        <w:rPr>
          <w:rFonts w:hint="eastAsia"/>
          <w:sz w:val="24"/>
          <w:szCs w:val="24"/>
        </w:rPr>
        <w:t>另一方面讲，随着移动端的发展，移动端化本来就是互联网发展的</w:t>
      </w:r>
      <w:proofErr w:type="gramStart"/>
      <w:r>
        <w:rPr>
          <w:rFonts w:hint="eastAsia"/>
          <w:sz w:val="24"/>
          <w:szCs w:val="24"/>
        </w:rPr>
        <w:t>一</w:t>
      </w:r>
      <w:proofErr w:type="gramEnd"/>
      <w:r>
        <w:rPr>
          <w:rFonts w:hint="eastAsia"/>
          <w:sz w:val="24"/>
          <w:szCs w:val="24"/>
        </w:rPr>
        <w:t>大趋势，而当前小程序市场还没有成型的在线编译小程序，因此市场巨大</w:t>
      </w:r>
      <w:r>
        <w:rPr>
          <w:rFonts w:hint="eastAsia"/>
          <w:sz w:val="24"/>
          <w:szCs w:val="24"/>
        </w:rPr>
        <w:t>,</w:t>
      </w:r>
      <w:r>
        <w:rPr>
          <w:rFonts w:hint="eastAsia"/>
          <w:sz w:val="24"/>
          <w:szCs w:val="24"/>
        </w:rPr>
        <w:t>有着无限发展前景。</w:t>
      </w:r>
    </w:p>
    <w:p w14:paraId="0FC87827" w14:textId="77777777" w:rsidR="00DF166E" w:rsidRDefault="00CB199E">
      <w:pPr>
        <w:spacing w:line="360" w:lineRule="auto"/>
        <w:outlineLvl w:val="1"/>
        <w:rPr>
          <w:rFonts w:eastAsia="黑体"/>
          <w:sz w:val="28"/>
          <w:szCs w:val="28"/>
        </w:rPr>
      </w:pPr>
      <w:bookmarkStart w:id="20" w:name="_Toc21057"/>
      <w:r>
        <w:rPr>
          <w:rFonts w:eastAsia="黑体"/>
          <w:sz w:val="28"/>
          <w:szCs w:val="28"/>
        </w:rPr>
        <w:t xml:space="preserve">1.3 </w:t>
      </w:r>
      <w:r>
        <w:rPr>
          <w:rFonts w:eastAsia="黑体"/>
          <w:sz w:val="28"/>
          <w:szCs w:val="28"/>
        </w:rPr>
        <w:t>论文组织结构</w:t>
      </w:r>
      <w:bookmarkEnd w:id="20"/>
    </w:p>
    <w:p w14:paraId="18B62140" w14:textId="64C34B76" w:rsidR="00DF166E" w:rsidRDefault="00CB199E">
      <w:pPr>
        <w:spacing w:line="360" w:lineRule="auto"/>
        <w:ind w:firstLineChars="200" w:firstLine="480"/>
        <w:rPr>
          <w:sz w:val="24"/>
          <w:szCs w:val="24"/>
        </w:rPr>
      </w:pPr>
      <w:r>
        <w:rPr>
          <w:sz w:val="24"/>
          <w:szCs w:val="24"/>
        </w:rPr>
        <w:t>本文是</w:t>
      </w:r>
      <w:r>
        <w:rPr>
          <w:rFonts w:hint="eastAsia"/>
          <w:sz w:val="24"/>
          <w:szCs w:val="24"/>
        </w:rPr>
        <w:t>从</w:t>
      </w:r>
      <w:r>
        <w:rPr>
          <w:sz w:val="24"/>
          <w:szCs w:val="24"/>
        </w:rPr>
        <w:t>基于</w:t>
      </w:r>
      <w:r>
        <w:rPr>
          <w:rFonts w:hint="eastAsia"/>
          <w:sz w:val="24"/>
          <w:szCs w:val="24"/>
        </w:rPr>
        <w:t>轻量级</w:t>
      </w:r>
      <w:r>
        <w:rPr>
          <w:rFonts w:hint="eastAsia"/>
          <w:sz w:val="24"/>
          <w:szCs w:val="24"/>
        </w:rPr>
        <w:t>flask</w:t>
      </w:r>
      <w:r w:rsidR="00AA6062">
        <w:rPr>
          <w:sz w:val="24"/>
          <w:szCs w:val="24"/>
        </w:rPr>
        <w:t xml:space="preserve"> web</w:t>
      </w:r>
      <w:r>
        <w:rPr>
          <w:rFonts w:hint="eastAsia"/>
          <w:sz w:val="24"/>
          <w:szCs w:val="24"/>
        </w:rPr>
        <w:t>框架</w:t>
      </w:r>
      <w:r w:rsidR="00AA6062">
        <w:rPr>
          <w:rFonts w:hint="eastAsia"/>
          <w:sz w:val="24"/>
          <w:szCs w:val="24"/>
          <w:vertAlign w:val="superscript"/>
        </w:rPr>
        <w:t>[</w:t>
      </w:r>
      <w:r w:rsidR="00AA6062">
        <w:rPr>
          <w:sz w:val="24"/>
          <w:szCs w:val="24"/>
          <w:vertAlign w:val="superscript"/>
        </w:rPr>
        <w:t>2]</w:t>
      </w:r>
      <w:r>
        <w:rPr>
          <w:rFonts w:hint="eastAsia"/>
          <w:sz w:val="24"/>
          <w:szCs w:val="24"/>
        </w:rPr>
        <w:t>与</w:t>
      </w:r>
      <w:proofErr w:type="spellStart"/>
      <w:r>
        <w:rPr>
          <w:rFonts w:hint="eastAsia"/>
          <w:sz w:val="24"/>
          <w:szCs w:val="24"/>
        </w:rPr>
        <w:t>uni</w:t>
      </w:r>
      <w:proofErr w:type="spellEnd"/>
      <w:r>
        <w:rPr>
          <w:rFonts w:hint="eastAsia"/>
          <w:sz w:val="24"/>
          <w:szCs w:val="24"/>
        </w:rPr>
        <w:t>-app</w:t>
      </w:r>
      <w:r>
        <w:rPr>
          <w:rFonts w:hint="eastAsia"/>
          <w:sz w:val="24"/>
          <w:szCs w:val="24"/>
        </w:rPr>
        <w:t>技术和运用各种编程语言设计和开发</w:t>
      </w:r>
      <w:r>
        <w:rPr>
          <w:sz w:val="24"/>
          <w:szCs w:val="24"/>
        </w:rPr>
        <w:t>的在线</w:t>
      </w:r>
      <w:r>
        <w:rPr>
          <w:rFonts w:hint="eastAsia"/>
          <w:sz w:val="24"/>
          <w:szCs w:val="24"/>
        </w:rPr>
        <w:t>ide</w:t>
      </w:r>
      <w:r>
        <w:rPr>
          <w:sz w:val="24"/>
          <w:szCs w:val="24"/>
        </w:rPr>
        <w:t>系统，</w:t>
      </w:r>
      <w:r>
        <w:rPr>
          <w:sz w:val="24"/>
        </w:rPr>
        <w:t>本系统</w:t>
      </w:r>
      <w:r>
        <w:rPr>
          <w:rFonts w:hint="eastAsia"/>
          <w:sz w:val="24"/>
        </w:rPr>
        <w:t>的开发与设计</w:t>
      </w:r>
      <w:r>
        <w:rPr>
          <w:sz w:val="24"/>
        </w:rPr>
        <w:t>采用</w:t>
      </w:r>
      <w:r>
        <w:rPr>
          <w:rFonts w:hint="eastAsia"/>
          <w:sz w:val="24"/>
        </w:rPr>
        <w:t>的是目前使用最流行的</w:t>
      </w:r>
      <w:r>
        <w:rPr>
          <w:sz w:val="24"/>
        </w:rPr>
        <w:t>浏览器</w:t>
      </w:r>
      <w:r>
        <w:rPr>
          <w:sz w:val="24"/>
        </w:rPr>
        <w:t>/</w:t>
      </w:r>
      <w:r>
        <w:rPr>
          <w:sz w:val="24"/>
        </w:rPr>
        <w:t>服务器（</w:t>
      </w:r>
      <w:r>
        <w:rPr>
          <w:sz w:val="24"/>
        </w:rPr>
        <w:t>B/S</w:t>
      </w:r>
      <w:r>
        <w:rPr>
          <w:sz w:val="24"/>
        </w:rPr>
        <w:t>）模式开发，</w:t>
      </w:r>
      <w:r>
        <w:rPr>
          <w:rFonts w:hint="eastAsia"/>
          <w:sz w:val="24"/>
        </w:rPr>
        <w:t>并且现</w:t>
      </w:r>
      <w:r>
        <w:rPr>
          <w:sz w:val="24"/>
        </w:rPr>
        <w:t>以</w:t>
      </w:r>
      <w:r>
        <w:rPr>
          <w:rFonts w:hint="eastAsia"/>
          <w:sz w:val="24"/>
        </w:rPr>
        <w:t>简单易用的</w:t>
      </w:r>
      <w:r>
        <w:rPr>
          <w:rFonts w:hint="eastAsia"/>
          <w:sz w:val="24"/>
        </w:rPr>
        <w:t>Nginx</w:t>
      </w:r>
      <w:r>
        <w:rPr>
          <w:rFonts w:hint="eastAsia"/>
          <w:sz w:val="24"/>
        </w:rPr>
        <w:t>服务器</w:t>
      </w:r>
      <w:r>
        <w:rPr>
          <w:sz w:val="24"/>
        </w:rPr>
        <w:t>作为</w:t>
      </w:r>
      <w:r>
        <w:rPr>
          <w:rFonts w:hint="eastAsia"/>
          <w:sz w:val="24"/>
        </w:rPr>
        <w:t>本系统开发和设计的</w:t>
      </w:r>
      <w:r>
        <w:rPr>
          <w:sz w:val="24"/>
        </w:rPr>
        <w:t>Web</w:t>
      </w:r>
      <w:r>
        <w:rPr>
          <w:sz w:val="24"/>
        </w:rPr>
        <w:t>服务器，</w:t>
      </w:r>
      <w:r>
        <w:rPr>
          <w:rFonts w:hint="eastAsia"/>
          <w:sz w:val="24"/>
        </w:rPr>
        <w:t>同时</w:t>
      </w:r>
      <w:r>
        <w:rPr>
          <w:sz w:val="24"/>
        </w:rPr>
        <w:t>使用</w:t>
      </w:r>
      <w:r>
        <w:rPr>
          <w:rFonts w:hint="eastAsia"/>
          <w:sz w:val="24"/>
        </w:rPr>
        <w:t>易学易用，功能强大的</w:t>
      </w:r>
      <w:r>
        <w:rPr>
          <w:rFonts w:hint="eastAsia"/>
          <w:sz w:val="24"/>
        </w:rPr>
        <w:t>flask</w:t>
      </w:r>
      <w:r>
        <w:rPr>
          <w:sz w:val="24"/>
        </w:rPr>
        <w:t>技术实现，并通过</w:t>
      </w:r>
      <w:r>
        <w:rPr>
          <w:rFonts w:hint="eastAsia"/>
          <w:sz w:val="24"/>
        </w:rPr>
        <w:t>集成开发环境</w:t>
      </w:r>
      <w:proofErr w:type="spellStart"/>
      <w:r>
        <w:rPr>
          <w:rFonts w:hint="eastAsia"/>
          <w:sz w:val="24"/>
        </w:rPr>
        <w:t>Pycharm</w:t>
      </w:r>
      <w:proofErr w:type="spellEnd"/>
      <w:r>
        <w:rPr>
          <w:sz w:val="24"/>
        </w:rPr>
        <w:t>平台部署</w:t>
      </w:r>
      <w:r>
        <w:rPr>
          <w:rFonts w:hint="eastAsia"/>
          <w:sz w:val="24"/>
        </w:rPr>
        <w:t>所有的具体</w:t>
      </w:r>
      <w:r>
        <w:rPr>
          <w:sz w:val="24"/>
        </w:rPr>
        <w:t>项目</w:t>
      </w:r>
      <w:r>
        <w:rPr>
          <w:rFonts w:hint="eastAsia"/>
          <w:sz w:val="24"/>
        </w:rPr>
        <w:t>，集代码运行，调试，测试于一体的所有开发功能</w:t>
      </w:r>
      <w:r>
        <w:rPr>
          <w:sz w:val="24"/>
          <w:szCs w:val="24"/>
        </w:rPr>
        <w:t>。</w:t>
      </w:r>
      <w:r>
        <w:rPr>
          <w:rFonts w:hint="eastAsia"/>
          <w:sz w:val="24"/>
          <w:szCs w:val="24"/>
        </w:rPr>
        <w:t>下面详细介绍本文的</w:t>
      </w:r>
      <w:r>
        <w:rPr>
          <w:sz w:val="24"/>
          <w:szCs w:val="24"/>
        </w:rPr>
        <w:t>组织结构：</w:t>
      </w:r>
    </w:p>
    <w:p w14:paraId="1E265DC2" w14:textId="77777777" w:rsidR="00DF166E" w:rsidRDefault="00CB199E">
      <w:pPr>
        <w:numPr>
          <w:ilvl w:val="0"/>
          <w:numId w:val="2"/>
        </w:numPr>
        <w:spacing w:line="360" w:lineRule="auto"/>
        <w:ind w:firstLineChars="200" w:firstLine="480"/>
        <w:rPr>
          <w:sz w:val="24"/>
          <w:szCs w:val="24"/>
        </w:rPr>
      </w:pPr>
      <w:r>
        <w:rPr>
          <w:sz w:val="24"/>
          <w:szCs w:val="24"/>
        </w:rPr>
        <w:lastRenderedPageBreak/>
        <w:t>通过对研究背景的分析以及对国内外的研究现状，得出</w:t>
      </w:r>
      <w:r>
        <w:rPr>
          <w:rFonts w:hint="eastAsia"/>
          <w:sz w:val="24"/>
          <w:szCs w:val="24"/>
        </w:rPr>
        <w:t>本</w:t>
      </w:r>
      <w:r>
        <w:rPr>
          <w:sz w:val="24"/>
          <w:szCs w:val="24"/>
        </w:rPr>
        <w:t>系统的设计与开发</w:t>
      </w:r>
      <w:r>
        <w:rPr>
          <w:rFonts w:hint="eastAsia"/>
          <w:sz w:val="24"/>
          <w:szCs w:val="24"/>
        </w:rPr>
        <w:t>在当前市场有着一定</w:t>
      </w:r>
      <w:r>
        <w:rPr>
          <w:sz w:val="24"/>
          <w:szCs w:val="24"/>
        </w:rPr>
        <w:t>的重要性和必要性。</w:t>
      </w:r>
    </w:p>
    <w:p w14:paraId="40E79638" w14:textId="77777777" w:rsidR="00DF166E" w:rsidRDefault="00CB199E">
      <w:pPr>
        <w:spacing w:line="360" w:lineRule="auto"/>
        <w:ind w:firstLineChars="200" w:firstLine="480"/>
        <w:rPr>
          <w:sz w:val="24"/>
          <w:szCs w:val="24"/>
        </w:rPr>
      </w:pPr>
      <w:r>
        <w:rPr>
          <w:sz w:val="24"/>
          <w:szCs w:val="24"/>
        </w:rPr>
        <w:t>第二章</w:t>
      </w:r>
      <w:r>
        <w:rPr>
          <w:sz w:val="24"/>
          <w:szCs w:val="24"/>
        </w:rPr>
        <w:t xml:space="preserve"> </w:t>
      </w:r>
      <w:r>
        <w:rPr>
          <w:rFonts w:hint="eastAsia"/>
          <w:sz w:val="24"/>
          <w:szCs w:val="24"/>
        </w:rPr>
        <w:t>运用曾经学过的所有专业知识和理论知识开发</w:t>
      </w:r>
      <w:r>
        <w:rPr>
          <w:rFonts w:hint="eastAsia"/>
          <w:b/>
          <w:bCs/>
          <w:color w:val="FF0000"/>
          <w:sz w:val="24"/>
          <w:szCs w:val="24"/>
          <w:rPrChange w:id="21" w:author="thinkpad" w:date="2021-04-29T21:46:00Z">
            <w:rPr>
              <w:rFonts w:hint="eastAsia"/>
              <w:sz w:val="24"/>
              <w:szCs w:val="24"/>
            </w:rPr>
          </w:rPrChange>
        </w:rPr>
        <w:t>在线</w:t>
      </w:r>
      <w:r>
        <w:rPr>
          <w:rFonts w:hint="eastAsia"/>
          <w:b/>
          <w:bCs/>
          <w:color w:val="FF0000"/>
          <w:sz w:val="24"/>
          <w:szCs w:val="24"/>
        </w:rPr>
        <w:t>IDE</w:t>
      </w:r>
      <w:r>
        <w:rPr>
          <w:rFonts w:hint="eastAsia"/>
          <w:sz w:val="24"/>
          <w:szCs w:val="24"/>
        </w:rPr>
        <w:t>，本章节</w:t>
      </w:r>
      <w:r>
        <w:rPr>
          <w:sz w:val="24"/>
          <w:szCs w:val="24"/>
        </w:rPr>
        <w:t>主要介绍了</w:t>
      </w:r>
      <w:r>
        <w:rPr>
          <w:rFonts w:hint="eastAsia"/>
          <w:b/>
          <w:bCs/>
          <w:color w:val="FF0000"/>
          <w:sz w:val="24"/>
          <w:szCs w:val="24"/>
          <w:rPrChange w:id="22" w:author="thinkpad" w:date="2021-04-29T21:46:00Z">
            <w:rPr>
              <w:rFonts w:hint="eastAsia"/>
              <w:sz w:val="24"/>
              <w:szCs w:val="24"/>
            </w:rPr>
          </w:rPrChange>
        </w:rPr>
        <w:t>在线</w:t>
      </w:r>
      <w:r>
        <w:rPr>
          <w:rFonts w:hint="eastAsia"/>
          <w:b/>
          <w:bCs/>
          <w:color w:val="FF0000"/>
          <w:sz w:val="24"/>
          <w:szCs w:val="24"/>
        </w:rPr>
        <w:t>IDE</w:t>
      </w:r>
      <w:r>
        <w:rPr>
          <w:rFonts w:hint="eastAsia"/>
          <w:sz w:val="24"/>
          <w:szCs w:val="24"/>
        </w:rPr>
        <w:t>在详细</w:t>
      </w:r>
      <w:r>
        <w:rPr>
          <w:sz w:val="24"/>
          <w:szCs w:val="24"/>
        </w:rPr>
        <w:t>设计与开发</w:t>
      </w:r>
      <w:r>
        <w:rPr>
          <w:rFonts w:hint="eastAsia"/>
          <w:sz w:val="24"/>
          <w:szCs w:val="24"/>
        </w:rPr>
        <w:t>的整个过程</w:t>
      </w:r>
      <w:r>
        <w:rPr>
          <w:sz w:val="24"/>
          <w:szCs w:val="24"/>
        </w:rPr>
        <w:t>中</w:t>
      </w:r>
      <w:r>
        <w:rPr>
          <w:rFonts w:hint="eastAsia"/>
          <w:sz w:val="24"/>
          <w:szCs w:val="24"/>
        </w:rPr>
        <w:t>需要</w:t>
      </w:r>
      <w:r>
        <w:rPr>
          <w:sz w:val="24"/>
          <w:szCs w:val="24"/>
        </w:rPr>
        <w:t>用到的</w:t>
      </w:r>
      <w:r>
        <w:rPr>
          <w:rFonts w:hint="eastAsia"/>
          <w:sz w:val="24"/>
          <w:szCs w:val="24"/>
        </w:rPr>
        <w:t>高级开发</w:t>
      </w:r>
      <w:r>
        <w:rPr>
          <w:sz w:val="24"/>
          <w:szCs w:val="24"/>
        </w:rPr>
        <w:t>语言，开发技术，开发工具和相应的</w:t>
      </w:r>
      <w:r>
        <w:rPr>
          <w:rFonts w:hint="eastAsia"/>
          <w:sz w:val="24"/>
          <w:szCs w:val="24"/>
        </w:rPr>
        <w:t>集成</w:t>
      </w:r>
      <w:r>
        <w:rPr>
          <w:sz w:val="24"/>
          <w:szCs w:val="24"/>
        </w:rPr>
        <w:t>开发环境</w:t>
      </w:r>
      <w:r>
        <w:rPr>
          <w:rFonts w:hint="eastAsia"/>
          <w:sz w:val="24"/>
          <w:szCs w:val="24"/>
        </w:rPr>
        <w:t>等等</w:t>
      </w:r>
      <w:r>
        <w:rPr>
          <w:sz w:val="24"/>
          <w:szCs w:val="24"/>
        </w:rPr>
        <w:t>，为</w:t>
      </w:r>
      <w:r>
        <w:rPr>
          <w:rFonts w:hint="eastAsia"/>
          <w:b/>
          <w:bCs/>
          <w:color w:val="FF0000"/>
          <w:sz w:val="24"/>
          <w:szCs w:val="24"/>
          <w:rPrChange w:id="23" w:author="thinkpad" w:date="2021-04-29T21:47:00Z">
            <w:rPr>
              <w:rFonts w:hint="eastAsia"/>
              <w:sz w:val="24"/>
              <w:szCs w:val="24"/>
            </w:rPr>
          </w:rPrChange>
        </w:rPr>
        <w:t>在线</w:t>
      </w:r>
      <w:r>
        <w:rPr>
          <w:rFonts w:hint="eastAsia"/>
          <w:b/>
          <w:bCs/>
          <w:color w:val="FF0000"/>
          <w:sz w:val="24"/>
          <w:szCs w:val="24"/>
        </w:rPr>
        <w:t>IDE</w:t>
      </w:r>
      <w:r>
        <w:rPr>
          <w:sz w:val="24"/>
          <w:szCs w:val="24"/>
        </w:rPr>
        <w:t>的实现提供了充足的</w:t>
      </w:r>
      <w:r>
        <w:rPr>
          <w:rFonts w:hint="eastAsia"/>
          <w:sz w:val="24"/>
          <w:szCs w:val="24"/>
        </w:rPr>
        <w:t>软硬件</w:t>
      </w:r>
      <w:r>
        <w:rPr>
          <w:sz w:val="24"/>
          <w:szCs w:val="24"/>
        </w:rPr>
        <w:t>条件和可能性；</w:t>
      </w:r>
    </w:p>
    <w:p w14:paraId="0F7ACBC5" w14:textId="77777777" w:rsidR="00DF166E" w:rsidRDefault="00CB199E">
      <w:pPr>
        <w:spacing w:line="360" w:lineRule="auto"/>
        <w:ind w:firstLineChars="200" w:firstLine="480"/>
        <w:rPr>
          <w:sz w:val="24"/>
          <w:szCs w:val="24"/>
        </w:rPr>
      </w:pPr>
      <w:r>
        <w:rPr>
          <w:sz w:val="24"/>
          <w:szCs w:val="24"/>
        </w:rPr>
        <w:t>第三章</w:t>
      </w:r>
      <w:r>
        <w:rPr>
          <w:sz w:val="24"/>
          <w:szCs w:val="24"/>
        </w:rPr>
        <w:t xml:space="preserve"> </w:t>
      </w:r>
      <w:r>
        <w:rPr>
          <w:sz w:val="24"/>
          <w:szCs w:val="24"/>
        </w:rPr>
        <w:t>主要从需求分析和可行性分析以及系统功能分析三个方面着重剖析</w:t>
      </w:r>
      <w:r>
        <w:rPr>
          <w:rFonts w:hint="eastAsia"/>
          <w:sz w:val="24"/>
          <w:szCs w:val="24"/>
        </w:rPr>
        <w:t>，在详细了解</w:t>
      </w:r>
      <w:r>
        <w:rPr>
          <w:sz w:val="24"/>
          <w:szCs w:val="24"/>
        </w:rPr>
        <w:t>了</w:t>
      </w:r>
      <w:r>
        <w:rPr>
          <w:rFonts w:hint="eastAsia"/>
          <w:sz w:val="24"/>
          <w:szCs w:val="24"/>
        </w:rPr>
        <w:t>该</w:t>
      </w:r>
      <w:r>
        <w:rPr>
          <w:sz w:val="24"/>
          <w:szCs w:val="24"/>
        </w:rPr>
        <w:t>系统</w:t>
      </w:r>
      <w:r>
        <w:rPr>
          <w:rFonts w:hint="eastAsia"/>
          <w:sz w:val="24"/>
          <w:szCs w:val="24"/>
        </w:rPr>
        <w:t>的</w:t>
      </w:r>
      <w:r>
        <w:rPr>
          <w:sz w:val="24"/>
          <w:szCs w:val="24"/>
        </w:rPr>
        <w:t>实现无论</w:t>
      </w:r>
      <w:r>
        <w:rPr>
          <w:rFonts w:hint="eastAsia"/>
          <w:sz w:val="24"/>
          <w:szCs w:val="24"/>
        </w:rPr>
        <w:t>是</w:t>
      </w:r>
      <w:r>
        <w:rPr>
          <w:sz w:val="24"/>
          <w:szCs w:val="24"/>
        </w:rPr>
        <w:t>从</w:t>
      </w:r>
      <w:r>
        <w:rPr>
          <w:rFonts w:hint="eastAsia"/>
          <w:sz w:val="24"/>
          <w:szCs w:val="24"/>
        </w:rPr>
        <w:t>个人</w:t>
      </w:r>
      <w:r>
        <w:rPr>
          <w:sz w:val="24"/>
          <w:szCs w:val="24"/>
        </w:rPr>
        <w:t>经济上，还是</w:t>
      </w:r>
      <w:r>
        <w:rPr>
          <w:rFonts w:hint="eastAsia"/>
          <w:sz w:val="24"/>
          <w:szCs w:val="24"/>
        </w:rPr>
        <w:t>从个人专业</w:t>
      </w:r>
      <w:r>
        <w:rPr>
          <w:sz w:val="24"/>
          <w:szCs w:val="24"/>
        </w:rPr>
        <w:t>技术上</w:t>
      </w:r>
      <w:r>
        <w:rPr>
          <w:rFonts w:hint="eastAsia"/>
          <w:sz w:val="24"/>
          <w:szCs w:val="24"/>
        </w:rPr>
        <w:t>来讲</w:t>
      </w:r>
      <w:r>
        <w:rPr>
          <w:sz w:val="24"/>
          <w:szCs w:val="24"/>
        </w:rPr>
        <w:t>都是可行的</w:t>
      </w:r>
      <w:r>
        <w:rPr>
          <w:rFonts w:hint="eastAsia"/>
          <w:sz w:val="24"/>
          <w:szCs w:val="24"/>
        </w:rPr>
        <w:t>，可实施的</w:t>
      </w:r>
      <w:r>
        <w:rPr>
          <w:sz w:val="24"/>
          <w:szCs w:val="24"/>
        </w:rPr>
        <w:t>；</w:t>
      </w:r>
    </w:p>
    <w:p w14:paraId="74E80DD8" w14:textId="5F6430A1" w:rsidR="00DF166E" w:rsidRDefault="00CB199E">
      <w:pPr>
        <w:spacing w:line="360" w:lineRule="auto"/>
        <w:ind w:firstLineChars="200" w:firstLine="480"/>
        <w:rPr>
          <w:sz w:val="24"/>
          <w:szCs w:val="24"/>
        </w:rPr>
      </w:pPr>
      <w:r>
        <w:rPr>
          <w:sz w:val="24"/>
          <w:szCs w:val="24"/>
        </w:rPr>
        <w:t>第四章</w:t>
      </w:r>
      <w:r>
        <w:rPr>
          <w:sz w:val="24"/>
          <w:szCs w:val="24"/>
        </w:rPr>
        <w:t xml:space="preserve"> </w:t>
      </w:r>
      <w:r>
        <w:rPr>
          <w:rFonts w:hint="eastAsia"/>
          <w:sz w:val="24"/>
          <w:szCs w:val="24"/>
        </w:rPr>
        <w:t>本章通过第三章对</w:t>
      </w:r>
      <w:r>
        <w:rPr>
          <w:rFonts w:hint="eastAsia"/>
          <w:b/>
          <w:bCs/>
          <w:color w:val="FF0000"/>
          <w:sz w:val="24"/>
          <w:szCs w:val="24"/>
          <w:rPrChange w:id="24" w:author="thinkpad" w:date="2021-04-29T21:47:00Z">
            <w:rPr>
              <w:rFonts w:hint="eastAsia"/>
              <w:sz w:val="24"/>
              <w:szCs w:val="24"/>
            </w:rPr>
          </w:rPrChange>
        </w:rPr>
        <w:t>在线</w:t>
      </w:r>
      <w:r>
        <w:rPr>
          <w:rFonts w:hint="eastAsia"/>
          <w:b/>
          <w:bCs/>
          <w:color w:val="FF0000"/>
          <w:sz w:val="24"/>
          <w:szCs w:val="24"/>
        </w:rPr>
        <w:t>IDE</w:t>
      </w:r>
      <w:r>
        <w:rPr>
          <w:rFonts w:hint="eastAsia"/>
          <w:sz w:val="24"/>
          <w:szCs w:val="24"/>
        </w:rPr>
        <w:t>整体框架的详细需求分析后，根据这些分析得到的结果进行</w:t>
      </w:r>
      <w:r>
        <w:rPr>
          <w:rFonts w:hint="eastAsia"/>
          <w:b/>
          <w:bCs/>
          <w:color w:val="FF0000"/>
          <w:sz w:val="24"/>
          <w:szCs w:val="24"/>
          <w:rPrChange w:id="25" w:author="thinkpad" w:date="2021-04-29T21:47:00Z">
            <w:rPr>
              <w:rFonts w:hint="eastAsia"/>
              <w:sz w:val="24"/>
              <w:szCs w:val="24"/>
            </w:rPr>
          </w:rPrChange>
        </w:rPr>
        <w:t>在线</w:t>
      </w:r>
      <w:r>
        <w:rPr>
          <w:rFonts w:hint="eastAsia"/>
          <w:b/>
          <w:bCs/>
          <w:color w:val="FF0000"/>
          <w:sz w:val="24"/>
          <w:szCs w:val="24"/>
        </w:rPr>
        <w:t>IDE</w:t>
      </w:r>
      <w:r>
        <w:rPr>
          <w:sz w:val="24"/>
          <w:szCs w:val="24"/>
        </w:rPr>
        <w:t>的总体设计，</w:t>
      </w:r>
      <w:r>
        <w:rPr>
          <w:rFonts w:hint="eastAsia"/>
          <w:sz w:val="24"/>
          <w:szCs w:val="24"/>
        </w:rPr>
        <w:t>并根据总体设计这条主线进行详细的</w:t>
      </w:r>
      <w:r>
        <w:rPr>
          <w:sz w:val="24"/>
          <w:szCs w:val="24"/>
        </w:rPr>
        <w:t>功能模块设计</w:t>
      </w:r>
      <w:del w:id="26" w:author="栾 锟" w:date="2021-05-05T22:09:00Z">
        <w:r w:rsidDel="008E309D">
          <w:rPr>
            <w:sz w:val="24"/>
            <w:szCs w:val="24"/>
          </w:rPr>
          <w:delText>和数据库设计</w:delText>
        </w:r>
      </w:del>
      <w:r>
        <w:rPr>
          <w:sz w:val="24"/>
          <w:szCs w:val="24"/>
        </w:rPr>
        <w:t>，并运用相应的结构图，流程图来进行简单的说明</w:t>
      </w:r>
      <w:r>
        <w:rPr>
          <w:rFonts w:hint="eastAsia"/>
          <w:sz w:val="24"/>
          <w:szCs w:val="24"/>
        </w:rPr>
        <w:t>和诠释</w:t>
      </w:r>
      <w:r>
        <w:rPr>
          <w:sz w:val="24"/>
          <w:szCs w:val="24"/>
        </w:rPr>
        <w:t>；</w:t>
      </w:r>
    </w:p>
    <w:p w14:paraId="05680A0A" w14:textId="77777777" w:rsidR="00DF166E" w:rsidRDefault="00CB199E">
      <w:pPr>
        <w:spacing w:line="360" w:lineRule="auto"/>
        <w:ind w:firstLineChars="200" w:firstLine="480"/>
        <w:rPr>
          <w:sz w:val="24"/>
          <w:szCs w:val="24"/>
        </w:rPr>
      </w:pPr>
      <w:r>
        <w:rPr>
          <w:sz w:val="24"/>
          <w:szCs w:val="24"/>
        </w:rPr>
        <w:t>第五章</w:t>
      </w:r>
      <w:r>
        <w:rPr>
          <w:sz w:val="24"/>
          <w:szCs w:val="24"/>
        </w:rPr>
        <w:t xml:space="preserve"> </w:t>
      </w:r>
      <w:r>
        <w:rPr>
          <w:sz w:val="24"/>
          <w:szCs w:val="24"/>
        </w:rPr>
        <w:t>本章详细介绍了</w:t>
      </w:r>
      <w:r>
        <w:rPr>
          <w:rFonts w:hint="eastAsia"/>
          <w:sz w:val="24"/>
          <w:szCs w:val="24"/>
        </w:rPr>
        <w:t>详细设计的实现过程以及</w:t>
      </w:r>
      <w:r>
        <w:rPr>
          <w:sz w:val="24"/>
          <w:szCs w:val="24"/>
        </w:rPr>
        <w:t>各个环节进行详细的设计及代码实现，</w:t>
      </w:r>
      <w:r>
        <w:rPr>
          <w:rFonts w:hint="eastAsia"/>
          <w:sz w:val="24"/>
          <w:szCs w:val="24"/>
        </w:rPr>
        <w:t>并</w:t>
      </w:r>
      <w:r>
        <w:rPr>
          <w:sz w:val="24"/>
          <w:szCs w:val="24"/>
        </w:rPr>
        <w:t>对</w:t>
      </w:r>
      <w:r>
        <w:rPr>
          <w:rFonts w:hint="eastAsia"/>
          <w:sz w:val="24"/>
          <w:szCs w:val="24"/>
        </w:rPr>
        <w:t>成功开发完成的</w:t>
      </w:r>
      <w:r>
        <w:rPr>
          <w:rFonts w:hint="eastAsia"/>
          <w:b/>
          <w:bCs/>
          <w:color w:val="FF0000"/>
          <w:sz w:val="24"/>
          <w:szCs w:val="24"/>
          <w:rPrChange w:id="27" w:author="thinkpad" w:date="2021-04-29T21:47:00Z">
            <w:rPr>
              <w:rFonts w:hint="eastAsia"/>
              <w:sz w:val="24"/>
              <w:szCs w:val="24"/>
            </w:rPr>
          </w:rPrChange>
        </w:rPr>
        <w:t>在线</w:t>
      </w:r>
      <w:r>
        <w:rPr>
          <w:rFonts w:hint="eastAsia"/>
          <w:b/>
          <w:bCs/>
          <w:color w:val="FF0000"/>
          <w:sz w:val="24"/>
          <w:szCs w:val="24"/>
        </w:rPr>
        <w:t>IDE</w:t>
      </w:r>
      <w:r>
        <w:rPr>
          <w:sz w:val="24"/>
          <w:szCs w:val="24"/>
        </w:rPr>
        <w:t>的各个功能模块</w:t>
      </w:r>
      <w:r>
        <w:rPr>
          <w:rFonts w:hint="eastAsia"/>
          <w:sz w:val="24"/>
          <w:szCs w:val="24"/>
        </w:rPr>
        <w:t>分别进行独立的操作和测试，然后在模块与模块之间进行整体的操作和测试</w:t>
      </w:r>
      <w:r>
        <w:rPr>
          <w:sz w:val="24"/>
          <w:szCs w:val="24"/>
        </w:rPr>
        <w:t>，</w:t>
      </w:r>
      <w:r>
        <w:rPr>
          <w:rFonts w:hint="eastAsia"/>
          <w:sz w:val="24"/>
          <w:szCs w:val="24"/>
        </w:rPr>
        <w:t>以期达到最终的系统需求规划。</w:t>
      </w:r>
    </w:p>
    <w:p w14:paraId="0355CAC6" w14:textId="77777777" w:rsidR="00DF166E" w:rsidRDefault="00CB199E">
      <w:pPr>
        <w:spacing w:line="360" w:lineRule="auto"/>
        <w:ind w:firstLineChars="200" w:firstLine="480"/>
        <w:rPr>
          <w:rFonts w:eastAsia="黑体"/>
          <w:sz w:val="32"/>
          <w:szCs w:val="32"/>
        </w:rPr>
      </w:pPr>
      <w:r>
        <w:rPr>
          <w:sz w:val="24"/>
          <w:szCs w:val="24"/>
        </w:rPr>
        <w:t>第六章</w:t>
      </w:r>
      <w:r>
        <w:rPr>
          <w:sz w:val="24"/>
          <w:szCs w:val="24"/>
        </w:rPr>
        <w:t xml:space="preserve"> </w:t>
      </w:r>
      <w:r>
        <w:rPr>
          <w:rFonts w:hint="eastAsia"/>
          <w:sz w:val="24"/>
          <w:szCs w:val="24"/>
        </w:rPr>
        <w:t>本章</w:t>
      </w:r>
      <w:r>
        <w:rPr>
          <w:sz w:val="24"/>
          <w:szCs w:val="24"/>
        </w:rPr>
        <w:t>通过</w:t>
      </w:r>
      <w:r>
        <w:rPr>
          <w:rFonts w:hint="eastAsia"/>
          <w:sz w:val="24"/>
          <w:szCs w:val="24"/>
        </w:rPr>
        <w:t>成功完成</w:t>
      </w:r>
      <w:r>
        <w:rPr>
          <w:sz w:val="24"/>
          <w:szCs w:val="24"/>
        </w:rPr>
        <w:t>对</w:t>
      </w:r>
      <w:r>
        <w:rPr>
          <w:rFonts w:hint="eastAsia"/>
          <w:b/>
          <w:bCs/>
          <w:color w:val="FF0000"/>
          <w:sz w:val="24"/>
          <w:szCs w:val="24"/>
          <w:rPrChange w:id="28" w:author="thinkpad" w:date="2021-04-29T21:47:00Z">
            <w:rPr>
              <w:rFonts w:hint="eastAsia"/>
              <w:sz w:val="24"/>
              <w:szCs w:val="24"/>
            </w:rPr>
          </w:rPrChange>
        </w:rPr>
        <w:t>在线</w:t>
      </w:r>
      <w:r>
        <w:rPr>
          <w:rFonts w:hint="eastAsia"/>
          <w:b/>
          <w:bCs/>
          <w:color w:val="FF0000"/>
          <w:sz w:val="24"/>
          <w:szCs w:val="24"/>
        </w:rPr>
        <w:t>IDE</w:t>
      </w:r>
      <w:r>
        <w:rPr>
          <w:sz w:val="24"/>
          <w:szCs w:val="24"/>
        </w:rPr>
        <w:t>的背景研究，系统分析，系统设计，系统实现等</w:t>
      </w:r>
      <w:r>
        <w:rPr>
          <w:rFonts w:hint="eastAsia"/>
          <w:sz w:val="24"/>
          <w:szCs w:val="24"/>
        </w:rPr>
        <w:t>一系列</w:t>
      </w:r>
      <w:r>
        <w:rPr>
          <w:sz w:val="24"/>
          <w:szCs w:val="24"/>
        </w:rPr>
        <w:t>具体步骤</w:t>
      </w:r>
      <w:r>
        <w:rPr>
          <w:rFonts w:hint="eastAsia"/>
          <w:sz w:val="24"/>
          <w:szCs w:val="24"/>
        </w:rPr>
        <w:t>的</w:t>
      </w:r>
      <w:r>
        <w:rPr>
          <w:sz w:val="24"/>
          <w:szCs w:val="24"/>
        </w:rPr>
        <w:t>设计与开发，最后进行总结</w:t>
      </w:r>
      <w:r>
        <w:rPr>
          <w:rFonts w:hint="eastAsia"/>
          <w:sz w:val="24"/>
          <w:szCs w:val="24"/>
        </w:rPr>
        <w:t>开发经验，总结在本系统具体</w:t>
      </w:r>
      <w:r>
        <w:rPr>
          <w:sz w:val="24"/>
          <w:szCs w:val="24"/>
        </w:rPr>
        <w:t>开发过程中遇到的</w:t>
      </w:r>
      <w:r>
        <w:rPr>
          <w:rFonts w:hint="eastAsia"/>
          <w:sz w:val="24"/>
          <w:szCs w:val="24"/>
        </w:rPr>
        <w:t>各类</w:t>
      </w:r>
      <w:r>
        <w:rPr>
          <w:sz w:val="24"/>
          <w:szCs w:val="24"/>
        </w:rPr>
        <w:t>问题</w:t>
      </w:r>
      <w:r>
        <w:rPr>
          <w:rFonts w:hint="eastAsia"/>
          <w:sz w:val="24"/>
          <w:szCs w:val="24"/>
        </w:rPr>
        <w:t>，目前</w:t>
      </w:r>
      <w:r>
        <w:rPr>
          <w:sz w:val="24"/>
          <w:szCs w:val="24"/>
        </w:rPr>
        <w:t>存在的缺陷和对</w:t>
      </w:r>
      <w:r>
        <w:rPr>
          <w:rFonts w:hint="eastAsia"/>
          <w:sz w:val="24"/>
          <w:szCs w:val="24"/>
        </w:rPr>
        <w:t>以后</w:t>
      </w:r>
      <w:r>
        <w:rPr>
          <w:rFonts w:hint="eastAsia"/>
          <w:b/>
          <w:bCs/>
          <w:color w:val="FF0000"/>
          <w:sz w:val="24"/>
          <w:szCs w:val="24"/>
          <w:rPrChange w:id="29" w:author="thinkpad" w:date="2021-04-29T21:47:00Z">
            <w:rPr>
              <w:rFonts w:hint="eastAsia"/>
              <w:sz w:val="24"/>
              <w:szCs w:val="24"/>
            </w:rPr>
          </w:rPrChange>
        </w:rPr>
        <w:t>在线</w:t>
      </w:r>
      <w:r>
        <w:rPr>
          <w:rFonts w:hint="eastAsia"/>
          <w:b/>
          <w:bCs/>
          <w:color w:val="FF0000"/>
          <w:sz w:val="24"/>
          <w:szCs w:val="24"/>
        </w:rPr>
        <w:t>IDE</w:t>
      </w:r>
      <w:r>
        <w:rPr>
          <w:sz w:val="24"/>
          <w:szCs w:val="24"/>
        </w:rPr>
        <w:t>的</w:t>
      </w:r>
      <w:r>
        <w:rPr>
          <w:rFonts w:hint="eastAsia"/>
          <w:sz w:val="24"/>
          <w:szCs w:val="24"/>
        </w:rPr>
        <w:t>美好</w:t>
      </w:r>
      <w:r>
        <w:rPr>
          <w:sz w:val="24"/>
          <w:szCs w:val="24"/>
        </w:rPr>
        <w:t>展望等等。</w:t>
      </w:r>
    </w:p>
    <w:p w14:paraId="0D50B6B2" w14:textId="77777777" w:rsidR="00DF166E" w:rsidRDefault="00DF166E">
      <w:pPr>
        <w:spacing w:line="360" w:lineRule="auto"/>
        <w:jc w:val="center"/>
        <w:rPr>
          <w:rFonts w:eastAsia="黑体"/>
          <w:sz w:val="32"/>
          <w:szCs w:val="32"/>
        </w:rPr>
      </w:pPr>
    </w:p>
    <w:p w14:paraId="6C7D76F2" w14:textId="77777777" w:rsidR="00DF166E" w:rsidRDefault="00DF166E">
      <w:pPr>
        <w:spacing w:line="360" w:lineRule="auto"/>
        <w:jc w:val="center"/>
        <w:rPr>
          <w:rFonts w:eastAsia="黑体"/>
          <w:sz w:val="32"/>
          <w:szCs w:val="32"/>
        </w:rPr>
      </w:pPr>
    </w:p>
    <w:p w14:paraId="2449092B" w14:textId="77777777" w:rsidR="00DF166E" w:rsidRDefault="00DF166E">
      <w:pPr>
        <w:spacing w:line="360" w:lineRule="auto"/>
        <w:jc w:val="center"/>
        <w:rPr>
          <w:rFonts w:eastAsia="黑体"/>
          <w:sz w:val="32"/>
          <w:szCs w:val="32"/>
        </w:rPr>
      </w:pPr>
    </w:p>
    <w:p w14:paraId="20F175CA" w14:textId="77777777" w:rsidR="00DF166E" w:rsidRDefault="00DF166E">
      <w:pPr>
        <w:spacing w:line="360" w:lineRule="auto"/>
        <w:jc w:val="center"/>
        <w:rPr>
          <w:rFonts w:eastAsia="黑体"/>
          <w:sz w:val="32"/>
          <w:szCs w:val="32"/>
        </w:rPr>
      </w:pPr>
    </w:p>
    <w:p w14:paraId="6A407E94" w14:textId="77777777" w:rsidR="00DF166E" w:rsidRDefault="00CB199E">
      <w:pPr>
        <w:spacing w:line="360" w:lineRule="auto"/>
        <w:jc w:val="center"/>
        <w:outlineLvl w:val="0"/>
        <w:rPr>
          <w:ins w:id="30" w:author="thinkpad" w:date="2021-04-28T23:40:00Z"/>
          <w:rFonts w:eastAsia="黑体"/>
          <w:sz w:val="32"/>
          <w:szCs w:val="32"/>
        </w:rPr>
      </w:pPr>
      <w:bookmarkStart w:id="31" w:name="_Toc22273"/>
      <w:ins w:id="32" w:author="thinkpad" w:date="2021-04-28T23:40:00Z">
        <w:r>
          <w:rPr>
            <w:rFonts w:eastAsia="黑体"/>
            <w:sz w:val="32"/>
            <w:szCs w:val="32"/>
          </w:rPr>
          <w:br w:type="page"/>
        </w:r>
      </w:ins>
    </w:p>
    <w:p w14:paraId="4744D672" w14:textId="77777777" w:rsidR="00DF166E" w:rsidRDefault="00CB199E">
      <w:pPr>
        <w:spacing w:line="360" w:lineRule="auto"/>
        <w:jc w:val="center"/>
        <w:outlineLvl w:val="0"/>
        <w:rPr>
          <w:rFonts w:eastAsia="黑体"/>
          <w:sz w:val="32"/>
          <w:szCs w:val="32"/>
        </w:rPr>
      </w:pPr>
      <w:r>
        <w:rPr>
          <w:rFonts w:eastAsia="黑体"/>
          <w:sz w:val="32"/>
          <w:szCs w:val="32"/>
        </w:rPr>
        <w:lastRenderedPageBreak/>
        <w:t xml:space="preserve">2 </w:t>
      </w:r>
      <w:r>
        <w:rPr>
          <w:rFonts w:eastAsia="黑体"/>
          <w:sz w:val="32"/>
          <w:szCs w:val="32"/>
        </w:rPr>
        <w:t>相关开发技术及工具</w:t>
      </w:r>
      <w:bookmarkEnd w:id="31"/>
    </w:p>
    <w:p w14:paraId="36E3B5B9" w14:textId="457A9DF5" w:rsidR="00DF166E" w:rsidRDefault="00CB199E">
      <w:pPr>
        <w:spacing w:line="360" w:lineRule="auto"/>
        <w:outlineLvl w:val="1"/>
        <w:rPr>
          <w:rFonts w:eastAsia="黑体"/>
          <w:sz w:val="28"/>
          <w:szCs w:val="28"/>
        </w:rPr>
      </w:pPr>
      <w:bookmarkStart w:id="33" w:name="_Toc21173"/>
      <w:r>
        <w:rPr>
          <w:rFonts w:eastAsia="黑体"/>
          <w:sz w:val="28"/>
          <w:szCs w:val="28"/>
        </w:rPr>
        <w:t xml:space="preserve">2.1 </w:t>
      </w:r>
      <w:bookmarkEnd w:id="33"/>
      <w:proofErr w:type="gramStart"/>
      <w:r>
        <w:rPr>
          <w:rFonts w:eastAsia="黑体" w:hint="eastAsia"/>
          <w:sz w:val="28"/>
          <w:szCs w:val="28"/>
        </w:rPr>
        <w:t>Flask</w:t>
      </w:r>
      <w:r>
        <w:rPr>
          <w:rFonts w:eastAsia="黑体"/>
          <w:sz w:val="28"/>
          <w:szCs w:val="28"/>
          <w:vertAlign w:val="superscript"/>
          <w:rPrChange w:id="34" w:author="thinkpad" w:date="2021-04-29T21:45:00Z">
            <w:rPr>
              <w:rFonts w:eastAsia="黑体"/>
              <w:sz w:val="28"/>
              <w:szCs w:val="28"/>
            </w:rPr>
          </w:rPrChange>
        </w:rPr>
        <w:t>[</w:t>
      </w:r>
      <w:proofErr w:type="gramEnd"/>
      <w:r w:rsidR="00AA6062">
        <w:rPr>
          <w:rFonts w:eastAsia="黑体"/>
          <w:sz w:val="28"/>
          <w:szCs w:val="28"/>
          <w:vertAlign w:val="superscript"/>
        </w:rPr>
        <w:t>3</w:t>
      </w:r>
      <w:r>
        <w:rPr>
          <w:rFonts w:eastAsia="黑体"/>
          <w:sz w:val="28"/>
          <w:szCs w:val="28"/>
          <w:vertAlign w:val="superscript"/>
          <w:rPrChange w:id="35" w:author="thinkpad" w:date="2021-04-29T21:45:00Z">
            <w:rPr>
              <w:rFonts w:eastAsia="黑体"/>
              <w:sz w:val="28"/>
              <w:szCs w:val="28"/>
            </w:rPr>
          </w:rPrChange>
        </w:rPr>
        <w:t>]</w:t>
      </w:r>
    </w:p>
    <w:p w14:paraId="58BF39AC" w14:textId="77777777" w:rsidR="00DF166E" w:rsidRDefault="00CB199E">
      <w:pPr>
        <w:spacing w:line="360" w:lineRule="auto"/>
        <w:ind w:firstLineChars="200" w:firstLine="480"/>
        <w:outlineLvl w:val="1"/>
        <w:rPr>
          <w:color w:val="000000"/>
          <w:sz w:val="24"/>
          <w:szCs w:val="24"/>
        </w:rPr>
        <w:pPrChange w:id="36" w:author="thinkpad" w:date="2021-04-28T23:41:00Z">
          <w:pPr>
            <w:spacing w:line="360" w:lineRule="auto"/>
            <w:outlineLvl w:val="1"/>
          </w:pPr>
        </w:pPrChange>
      </w:pPr>
      <w:r>
        <w:rPr>
          <w:rFonts w:hint="eastAsia"/>
          <w:color w:val="000000"/>
          <w:sz w:val="24"/>
          <w:szCs w:val="24"/>
        </w:rPr>
        <w:t>Flask</w:t>
      </w:r>
      <w:r>
        <w:rPr>
          <w:rFonts w:hint="eastAsia"/>
          <w:color w:val="000000"/>
          <w:sz w:val="24"/>
          <w:szCs w:val="24"/>
        </w:rPr>
        <w:t>是一个轻量级的可定制框架，使用</w:t>
      </w:r>
      <w:r>
        <w:rPr>
          <w:rFonts w:hint="eastAsia"/>
          <w:color w:val="000000"/>
          <w:sz w:val="24"/>
          <w:szCs w:val="24"/>
        </w:rPr>
        <w:t>Python</w:t>
      </w:r>
      <w:r>
        <w:rPr>
          <w:rFonts w:hint="eastAsia"/>
          <w:color w:val="000000"/>
          <w:sz w:val="24"/>
          <w:szCs w:val="24"/>
        </w:rPr>
        <w:t>语言编写，较其他同类型框架更为灵活、轻便、安全且容易上手。它可以很好地结合</w:t>
      </w:r>
      <w:r>
        <w:rPr>
          <w:rFonts w:hint="eastAsia"/>
          <w:color w:val="000000"/>
          <w:sz w:val="24"/>
          <w:szCs w:val="24"/>
        </w:rPr>
        <w:t>MVC</w:t>
      </w:r>
      <w:r>
        <w:rPr>
          <w:rFonts w:hint="eastAsia"/>
          <w:color w:val="000000"/>
          <w:sz w:val="24"/>
          <w:szCs w:val="24"/>
        </w:rPr>
        <w:t>模式进行开发，开发人员分工合作，小型团队在短时间内就可以完成功能丰富的中小型网站或</w:t>
      </w:r>
      <w:r>
        <w:rPr>
          <w:rFonts w:hint="eastAsia"/>
          <w:color w:val="000000"/>
          <w:sz w:val="24"/>
          <w:szCs w:val="24"/>
        </w:rPr>
        <w:t>Web</w:t>
      </w:r>
      <w:r>
        <w:rPr>
          <w:rFonts w:hint="eastAsia"/>
          <w:color w:val="000000"/>
          <w:sz w:val="24"/>
          <w:szCs w:val="24"/>
        </w:rPr>
        <w:t>服务的实现。另外，</w:t>
      </w:r>
      <w:r>
        <w:rPr>
          <w:rFonts w:hint="eastAsia"/>
          <w:color w:val="000000"/>
          <w:sz w:val="24"/>
          <w:szCs w:val="24"/>
        </w:rPr>
        <w:t>Flask</w:t>
      </w:r>
      <w:r>
        <w:rPr>
          <w:rFonts w:hint="eastAsia"/>
          <w:color w:val="000000"/>
          <w:sz w:val="24"/>
          <w:szCs w:val="24"/>
        </w:rPr>
        <w:t>还有很强的定制性，用户可以根据自己的需求来添加相应的功能，在保持核心功能简单的同时实现功能的丰富与扩展，其强大的插件库可以让用户实现个性化的网站定制，开发出功能强大的网站。</w:t>
      </w:r>
    </w:p>
    <w:p w14:paraId="3B144F8E" w14:textId="77777777" w:rsidR="00DF166E" w:rsidRDefault="00CB199E" w:rsidP="00447E64">
      <w:pPr>
        <w:spacing w:line="360" w:lineRule="auto"/>
        <w:ind w:firstLineChars="200" w:firstLine="480"/>
        <w:jc w:val="left"/>
        <w:rPr>
          <w:color w:val="000000"/>
          <w:sz w:val="24"/>
          <w:szCs w:val="24"/>
        </w:rPr>
      </w:pPr>
      <w:r>
        <w:rPr>
          <w:rFonts w:hint="eastAsia"/>
          <w:color w:val="000000"/>
          <w:sz w:val="24"/>
          <w:szCs w:val="24"/>
        </w:rPr>
        <w:t>Flask</w:t>
      </w:r>
      <w:r>
        <w:rPr>
          <w:rFonts w:hint="eastAsia"/>
          <w:color w:val="000000"/>
          <w:sz w:val="24"/>
          <w:szCs w:val="24"/>
        </w:rPr>
        <w:t>是目前十分流行的</w:t>
      </w:r>
      <w:r>
        <w:rPr>
          <w:rFonts w:hint="eastAsia"/>
          <w:color w:val="000000"/>
          <w:sz w:val="24"/>
          <w:szCs w:val="24"/>
        </w:rPr>
        <w:t>web</w:t>
      </w:r>
      <w:r>
        <w:rPr>
          <w:rFonts w:hint="eastAsia"/>
          <w:color w:val="000000"/>
          <w:sz w:val="24"/>
          <w:szCs w:val="24"/>
        </w:rPr>
        <w:t>框架，采用</w:t>
      </w:r>
      <w:r>
        <w:rPr>
          <w:rFonts w:hint="eastAsia"/>
          <w:color w:val="000000"/>
          <w:sz w:val="24"/>
          <w:szCs w:val="24"/>
        </w:rPr>
        <w:t>Python</w:t>
      </w:r>
      <w:r>
        <w:rPr>
          <w:rFonts w:hint="eastAsia"/>
          <w:color w:val="000000"/>
          <w:sz w:val="24"/>
          <w:szCs w:val="24"/>
        </w:rPr>
        <w:t>编程语言来实现相关功能。它被称为微框架</w:t>
      </w:r>
      <w:r>
        <w:rPr>
          <w:rFonts w:hint="eastAsia"/>
          <w:color w:val="000000"/>
          <w:sz w:val="24"/>
          <w:szCs w:val="24"/>
        </w:rPr>
        <w:t>(microframework)</w:t>
      </w:r>
      <w:r>
        <w:rPr>
          <w:rFonts w:hint="eastAsia"/>
          <w:color w:val="000000"/>
          <w:sz w:val="24"/>
          <w:szCs w:val="24"/>
        </w:rPr>
        <w:t>，“微”并不是意味着把整个</w:t>
      </w:r>
      <w:r>
        <w:rPr>
          <w:rFonts w:hint="eastAsia"/>
          <w:color w:val="000000"/>
          <w:sz w:val="24"/>
          <w:szCs w:val="24"/>
        </w:rPr>
        <w:t>Web</w:t>
      </w:r>
      <w:r>
        <w:rPr>
          <w:rFonts w:hint="eastAsia"/>
          <w:color w:val="000000"/>
          <w:sz w:val="24"/>
          <w:szCs w:val="24"/>
        </w:rPr>
        <w:t>应用放入到一个</w:t>
      </w:r>
      <w:r>
        <w:rPr>
          <w:rFonts w:hint="eastAsia"/>
          <w:color w:val="000000"/>
          <w:sz w:val="24"/>
          <w:szCs w:val="24"/>
        </w:rPr>
        <w:t>Python</w:t>
      </w:r>
      <w:r>
        <w:rPr>
          <w:rFonts w:hint="eastAsia"/>
          <w:color w:val="000000"/>
          <w:sz w:val="24"/>
          <w:szCs w:val="24"/>
        </w:rPr>
        <w:t>文件，微框架中的“微”是指</w:t>
      </w:r>
      <w:r>
        <w:rPr>
          <w:rFonts w:hint="eastAsia"/>
          <w:color w:val="000000"/>
          <w:sz w:val="24"/>
          <w:szCs w:val="24"/>
        </w:rPr>
        <w:t>Flask</w:t>
      </w:r>
      <w:r>
        <w:rPr>
          <w:rFonts w:hint="eastAsia"/>
          <w:color w:val="000000"/>
          <w:sz w:val="24"/>
          <w:szCs w:val="24"/>
        </w:rPr>
        <w:t>旨在保持代码简洁且易于扩展，</w:t>
      </w:r>
      <w:r>
        <w:rPr>
          <w:rFonts w:hint="eastAsia"/>
          <w:color w:val="000000"/>
          <w:sz w:val="24"/>
          <w:szCs w:val="24"/>
        </w:rPr>
        <w:t>Flask</w:t>
      </w:r>
      <w:r>
        <w:rPr>
          <w:rFonts w:hint="eastAsia"/>
          <w:color w:val="000000"/>
          <w:sz w:val="24"/>
          <w:szCs w:val="24"/>
        </w:rPr>
        <w:t>框架的主要特征是核心构成比较简单，但具有很强的扩展性和兼容性，程序员可以使用</w:t>
      </w:r>
      <w:r>
        <w:rPr>
          <w:rFonts w:hint="eastAsia"/>
          <w:color w:val="000000"/>
          <w:sz w:val="24"/>
          <w:szCs w:val="24"/>
        </w:rPr>
        <w:t>Python</w:t>
      </w:r>
      <w:r>
        <w:rPr>
          <w:rFonts w:hint="eastAsia"/>
          <w:color w:val="000000"/>
          <w:sz w:val="24"/>
          <w:szCs w:val="24"/>
        </w:rPr>
        <w:t>语言快速实现一个网站或</w:t>
      </w:r>
      <w:r>
        <w:rPr>
          <w:rFonts w:hint="eastAsia"/>
          <w:color w:val="000000"/>
          <w:sz w:val="24"/>
          <w:szCs w:val="24"/>
        </w:rPr>
        <w:t>Web</w:t>
      </w:r>
      <w:r>
        <w:rPr>
          <w:rFonts w:hint="eastAsia"/>
          <w:color w:val="000000"/>
          <w:sz w:val="24"/>
          <w:szCs w:val="24"/>
        </w:rPr>
        <w:t>服务。一般情况下，它不会指定数据库和模板引擎等对象，用户可以根据需要自己选择各种数据库。</w:t>
      </w:r>
      <w:r>
        <w:rPr>
          <w:rFonts w:hint="eastAsia"/>
          <w:color w:val="000000"/>
          <w:sz w:val="24"/>
          <w:szCs w:val="24"/>
        </w:rPr>
        <w:t>Flask</w:t>
      </w:r>
      <w:r>
        <w:rPr>
          <w:rFonts w:hint="eastAsia"/>
          <w:color w:val="000000"/>
          <w:sz w:val="24"/>
          <w:szCs w:val="24"/>
        </w:rPr>
        <w:t>自身不会提供表单验证功能，在项目实施过程中可以自由配置，从而为应用程序开发提供数据库抽象</w:t>
      </w:r>
      <w:proofErr w:type="gramStart"/>
      <w:r>
        <w:rPr>
          <w:rFonts w:hint="eastAsia"/>
          <w:color w:val="000000"/>
          <w:sz w:val="24"/>
          <w:szCs w:val="24"/>
        </w:rPr>
        <w:t>层基础</w:t>
      </w:r>
      <w:proofErr w:type="gramEnd"/>
      <w:r>
        <w:rPr>
          <w:rFonts w:hint="eastAsia"/>
          <w:color w:val="000000"/>
          <w:sz w:val="24"/>
          <w:szCs w:val="24"/>
        </w:rPr>
        <w:t>组件，支持进行表单数据合法性验证、文件上传处理、用户身份认证和数据库集成等功能。</w:t>
      </w:r>
    </w:p>
    <w:p w14:paraId="153CCCC9" w14:textId="77777777" w:rsidR="00DF166E" w:rsidRDefault="00CB199E" w:rsidP="00447E64">
      <w:pPr>
        <w:spacing w:line="360" w:lineRule="auto"/>
        <w:ind w:firstLineChars="200" w:firstLine="480"/>
        <w:jc w:val="left"/>
        <w:rPr>
          <w:color w:val="000000"/>
          <w:sz w:val="24"/>
          <w:szCs w:val="24"/>
        </w:rPr>
      </w:pPr>
      <w:r>
        <w:rPr>
          <w:rFonts w:hint="eastAsia"/>
          <w:color w:val="000000"/>
          <w:sz w:val="24"/>
          <w:szCs w:val="24"/>
        </w:rPr>
        <w:t>Flask</w:t>
      </w:r>
      <w:r>
        <w:rPr>
          <w:rFonts w:hint="eastAsia"/>
          <w:color w:val="000000"/>
          <w:sz w:val="24"/>
          <w:szCs w:val="24"/>
        </w:rPr>
        <w:t>主要包括</w:t>
      </w:r>
      <w:proofErr w:type="spellStart"/>
      <w:r>
        <w:rPr>
          <w:rFonts w:hint="eastAsia"/>
          <w:color w:val="000000"/>
          <w:sz w:val="24"/>
          <w:szCs w:val="24"/>
        </w:rPr>
        <w:t>Werkzeug</w:t>
      </w:r>
      <w:proofErr w:type="spellEnd"/>
      <w:r>
        <w:rPr>
          <w:rFonts w:hint="eastAsia"/>
          <w:color w:val="000000"/>
          <w:sz w:val="24"/>
          <w:szCs w:val="24"/>
        </w:rPr>
        <w:t>和</w:t>
      </w:r>
      <w:r>
        <w:rPr>
          <w:rFonts w:hint="eastAsia"/>
          <w:color w:val="000000"/>
          <w:sz w:val="24"/>
          <w:szCs w:val="24"/>
        </w:rPr>
        <w:t>Jinja2</w:t>
      </w:r>
      <w:proofErr w:type="gramStart"/>
      <w:r>
        <w:rPr>
          <w:rFonts w:hint="eastAsia"/>
          <w:color w:val="000000"/>
          <w:sz w:val="24"/>
          <w:szCs w:val="24"/>
        </w:rPr>
        <w:t>两</w:t>
      </w:r>
      <w:proofErr w:type="gramEnd"/>
      <w:r>
        <w:rPr>
          <w:rFonts w:hint="eastAsia"/>
          <w:color w:val="000000"/>
          <w:sz w:val="24"/>
          <w:szCs w:val="24"/>
        </w:rPr>
        <w:t>个核心函数库，它们分别负责业务处理和安全方面的功能，这些基础函数为</w:t>
      </w:r>
      <w:r>
        <w:rPr>
          <w:rFonts w:hint="eastAsia"/>
          <w:color w:val="000000"/>
          <w:sz w:val="24"/>
          <w:szCs w:val="24"/>
        </w:rPr>
        <w:t>web</w:t>
      </w:r>
      <w:r>
        <w:rPr>
          <w:rFonts w:hint="eastAsia"/>
          <w:color w:val="000000"/>
          <w:sz w:val="24"/>
          <w:szCs w:val="24"/>
        </w:rPr>
        <w:t>项目开发过程提供了丰富的基础组件。</w:t>
      </w:r>
      <w:proofErr w:type="spellStart"/>
      <w:r>
        <w:rPr>
          <w:rFonts w:hint="eastAsia"/>
          <w:color w:val="000000"/>
          <w:sz w:val="24"/>
          <w:szCs w:val="24"/>
        </w:rPr>
        <w:t>Werkzeug</w:t>
      </w:r>
      <w:proofErr w:type="spellEnd"/>
      <w:proofErr w:type="gramStart"/>
      <w:r>
        <w:rPr>
          <w:rFonts w:hint="eastAsia"/>
          <w:color w:val="000000"/>
          <w:sz w:val="24"/>
          <w:szCs w:val="24"/>
        </w:rPr>
        <w:t>库十分</w:t>
      </w:r>
      <w:proofErr w:type="gramEnd"/>
      <w:r>
        <w:rPr>
          <w:rFonts w:hint="eastAsia"/>
          <w:color w:val="000000"/>
          <w:sz w:val="24"/>
          <w:szCs w:val="24"/>
        </w:rPr>
        <w:t>强大，功能比较完善，支持</w:t>
      </w:r>
      <w:r>
        <w:rPr>
          <w:rFonts w:hint="eastAsia"/>
          <w:color w:val="000000"/>
          <w:sz w:val="24"/>
          <w:szCs w:val="24"/>
        </w:rPr>
        <w:t>URL</w:t>
      </w:r>
      <w:r>
        <w:rPr>
          <w:rFonts w:hint="eastAsia"/>
          <w:color w:val="000000"/>
          <w:sz w:val="24"/>
          <w:szCs w:val="24"/>
        </w:rPr>
        <w:t>路由请求集成，一次可以响应多个用户的访问请求；支持</w:t>
      </w:r>
      <w:r>
        <w:rPr>
          <w:rFonts w:hint="eastAsia"/>
          <w:color w:val="000000"/>
          <w:sz w:val="24"/>
          <w:szCs w:val="24"/>
        </w:rPr>
        <w:t>Cookie</w:t>
      </w:r>
      <w:r>
        <w:rPr>
          <w:rFonts w:hint="eastAsia"/>
          <w:color w:val="000000"/>
          <w:sz w:val="24"/>
          <w:szCs w:val="24"/>
        </w:rPr>
        <w:t>和会话管理，通过身份缓存数据建立长久连接关系，并提高用户访问速度；支持交互式</w:t>
      </w:r>
      <w:proofErr w:type="spellStart"/>
      <w:r>
        <w:rPr>
          <w:rFonts w:hint="eastAsia"/>
          <w:color w:val="000000"/>
          <w:sz w:val="24"/>
          <w:szCs w:val="24"/>
        </w:rPr>
        <w:t>Javascript</w:t>
      </w:r>
      <w:proofErr w:type="spellEnd"/>
      <w:r>
        <w:rPr>
          <w:rFonts w:hint="eastAsia"/>
          <w:color w:val="000000"/>
          <w:sz w:val="24"/>
          <w:szCs w:val="24"/>
        </w:rPr>
        <w:t>调试，提高用户体验；可以处理</w:t>
      </w:r>
      <w:r>
        <w:rPr>
          <w:rFonts w:hint="eastAsia"/>
          <w:color w:val="000000"/>
          <w:sz w:val="24"/>
          <w:szCs w:val="24"/>
        </w:rPr>
        <w:t>HTTP</w:t>
      </w:r>
      <w:r>
        <w:rPr>
          <w:rFonts w:hint="eastAsia"/>
          <w:color w:val="000000"/>
          <w:sz w:val="24"/>
          <w:szCs w:val="24"/>
        </w:rPr>
        <w:t>基本事务，快速响应客户端推送过来的访问请求。</w:t>
      </w:r>
      <w:r>
        <w:rPr>
          <w:rFonts w:hint="eastAsia"/>
          <w:color w:val="000000"/>
          <w:sz w:val="24"/>
          <w:szCs w:val="24"/>
        </w:rPr>
        <w:t>Jinja2</w:t>
      </w:r>
      <w:r>
        <w:rPr>
          <w:rFonts w:hint="eastAsia"/>
          <w:color w:val="000000"/>
          <w:sz w:val="24"/>
          <w:szCs w:val="24"/>
        </w:rPr>
        <w:t>库支持自动</w:t>
      </w:r>
      <w:r>
        <w:rPr>
          <w:rFonts w:hint="eastAsia"/>
          <w:color w:val="000000"/>
          <w:sz w:val="24"/>
          <w:szCs w:val="24"/>
        </w:rPr>
        <w:t>HTML</w:t>
      </w:r>
      <w:r>
        <w:rPr>
          <w:rFonts w:hint="eastAsia"/>
          <w:color w:val="000000"/>
          <w:sz w:val="24"/>
          <w:szCs w:val="24"/>
        </w:rPr>
        <w:t>转移功能，能够很好控制外部黑客的脚本攻击。系统运行速度很快，页面加载过程会将源码进行编译形成</w:t>
      </w:r>
      <w:r>
        <w:rPr>
          <w:rFonts w:hint="eastAsia"/>
          <w:color w:val="000000"/>
          <w:sz w:val="24"/>
          <w:szCs w:val="24"/>
        </w:rPr>
        <w:t>python</w:t>
      </w:r>
      <w:r>
        <w:rPr>
          <w:rFonts w:hint="eastAsia"/>
          <w:color w:val="000000"/>
          <w:sz w:val="24"/>
          <w:szCs w:val="24"/>
        </w:rPr>
        <w:t>字节码，从而实现模板的高效运行；模板继承机制可以对模板内容进行修改和维护，为不同需求的用户提供相应的模板。</w:t>
      </w:r>
    </w:p>
    <w:p w14:paraId="5888F876" w14:textId="13B23570" w:rsidR="00DF166E" w:rsidRDefault="00CB199E" w:rsidP="00447E64">
      <w:pPr>
        <w:spacing w:line="360" w:lineRule="auto"/>
        <w:ind w:firstLineChars="200" w:firstLine="480"/>
        <w:jc w:val="left"/>
        <w:rPr>
          <w:color w:val="000000"/>
          <w:sz w:val="24"/>
          <w:szCs w:val="24"/>
        </w:rPr>
      </w:pPr>
      <w:r>
        <w:rPr>
          <w:rFonts w:hint="eastAsia"/>
          <w:color w:val="000000"/>
          <w:sz w:val="24"/>
          <w:szCs w:val="24"/>
        </w:rPr>
        <w:t>目前</w:t>
      </w:r>
      <w:r w:rsidR="00447E64">
        <w:rPr>
          <w:rFonts w:hint="eastAsia"/>
          <w:color w:val="000000"/>
          <w:sz w:val="24"/>
          <w:szCs w:val="24"/>
        </w:rPr>
        <w:t>，</w:t>
      </w:r>
      <w:r>
        <w:rPr>
          <w:rFonts w:hint="eastAsia"/>
          <w:color w:val="000000"/>
          <w:sz w:val="24"/>
          <w:szCs w:val="24"/>
        </w:rPr>
        <w:t>Python</w:t>
      </w:r>
      <w:r>
        <w:rPr>
          <w:rFonts w:hint="eastAsia"/>
          <w:color w:val="000000"/>
          <w:sz w:val="24"/>
          <w:szCs w:val="24"/>
        </w:rPr>
        <w:t>的</w:t>
      </w:r>
      <w:r>
        <w:rPr>
          <w:rFonts w:hint="eastAsia"/>
          <w:color w:val="000000"/>
          <w:sz w:val="24"/>
          <w:szCs w:val="24"/>
        </w:rPr>
        <w:t>web</w:t>
      </w:r>
      <w:r>
        <w:rPr>
          <w:rFonts w:hint="eastAsia"/>
          <w:color w:val="000000"/>
          <w:sz w:val="24"/>
          <w:szCs w:val="24"/>
        </w:rPr>
        <w:t>框架有很多</w:t>
      </w:r>
      <w:r w:rsidR="00447E64">
        <w:rPr>
          <w:rFonts w:hint="eastAsia"/>
          <w:color w:val="000000"/>
          <w:sz w:val="24"/>
          <w:szCs w:val="24"/>
        </w:rPr>
        <w:t>。</w:t>
      </w:r>
      <w:r>
        <w:rPr>
          <w:rFonts w:hint="eastAsia"/>
          <w:color w:val="000000"/>
          <w:sz w:val="24"/>
          <w:szCs w:val="24"/>
        </w:rPr>
        <w:t>除了</w:t>
      </w:r>
      <w:r>
        <w:rPr>
          <w:rFonts w:hint="eastAsia"/>
          <w:color w:val="000000"/>
          <w:sz w:val="24"/>
          <w:szCs w:val="24"/>
        </w:rPr>
        <w:t>Flask</w:t>
      </w:r>
      <w:r>
        <w:rPr>
          <w:rFonts w:hint="eastAsia"/>
          <w:color w:val="000000"/>
          <w:sz w:val="24"/>
          <w:szCs w:val="24"/>
        </w:rPr>
        <w:t>，还有</w:t>
      </w:r>
      <w:proofErr w:type="spellStart"/>
      <w:r>
        <w:rPr>
          <w:rFonts w:hint="eastAsia"/>
          <w:color w:val="000000"/>
          <w:sz w:val="24"/>
          <w:szCs w:val="24"/>
        </w:rPr>
        <w:t>django</w:t>
      </w:r>
      <w:proofErr w:type="spellEnd"/>
      <w:r>
        <w:rPr>
          <w:rFonts w:hint="eastAsia"/>
          <w:color w:val="000000"/>
          <w:sz w:val="24"/>
          <w:szCs w:val="24"/>
        </w:rPr>
        <w:t>、</w:t>
      </w:r>
      <w:r>
        <w:rPr>
          <w:rFonts w:hint="eastAsia"/>
          <w:color w:val="000000"/>
          <w:sz w:val="24"/>
          <w:szCs w:val="24"/>
        </w:rPr>
        <w:t>Web2py</w:t>
      </w:r>
      <w:r>
        <w:rPr>
          <w:rFonts w:hint="eastAsia"/>
          <w:color w:val="000000"/>
          <w:sz w:val="24"/>
          <w:szCs w:val="24"/>
        </w:rPr>
        <w:t>等等，其中</w:t>
      </w:r>
      <w:proofErr w:type="spellStart"/>
      <w:r>
        <w:rPr>
          <w:rFonts w:hint="eastAsia"/>
          <w:color w:val="000000"/>
          <w:sz w:val="24"/>
          <w:szCs w:val="24"/>
        </w:rPr>
        <w:t>Diango</w:t>
      </w:r>
      <w:proofErr w:type="spellEnd"/>
      <w:r>
        <w:rPr>
          <w:rFonts w:hint="eastAsia"/>
          <w:color w:val="000000"/>
          <w:sz w:val="24"/>
          <w:szCs w:val="24"/>
        </w:rPr>
        <w:t>是</w:t>
      </w:r>
      <w:r>
        <w:rPr>
          <w:rFonts w:hint="eastAsia"/>
          <w:color w:val="000000"/>
          <w:sz w:val="24"/>
          <w:szCs w:val="24"/>
        </w:rPr>
        <w:t>Python</w:t>
      </w:r>
      <w:r>
        <w:rPr>
          <w:rFonts w:hint="eastAsia"/>
          <w:color w:val="000000"/>
          <w:sz w:val="24"/>
          <w:szCs w:val="24"/>
        </w:rPr>
        <w:t>的框架中使用度最高的</w:t>
      </w:r>
      <w:r w:rsidR="00447E64">
        <w:rPr>
          <w:rFonts w:hint="eastAsia"/>
          <w:color w:val="000000"/>
          <w:sz w:val="24"/>
          <w:szCs w:val="24"/>
        </w:rPr>
        <w:t>，</w:t>
      </w:r>
      <w:r>
        <w:rPr>
          <w:rFonts w:hint="eastAsia"/>
          <w:color w:val="000000"/>
          <w:sz w:val="24"/>
          <w:szCs w:val="24"/>
        </w:rPr>
        <w:t>但是</w:t>
      </w:r>
      <w:r>
        <w:rPr>
          <w:rFonts w:hint="eastAsia"/>
          <w:color w:val="000000"/>
          <w:sz w:val="24"/>
          <w:szCs w:val="24"/>
        </w:rPr>
        <w:t>Django</w:t>
      </w:r>
      <w:r>
        <w:rPr>
          <w:rFonts w:hint="eastAsia"/>
          <w:color w:val="000000"/>
          <w:sz w:val="24"/>
          <w:szCs w:val="24"/>
        </w:rPr>
        <w:t>如同</w:t>
      </w:r>
      <w:r>
        <w:rPr>
          <w:rFonts w:hint="eastAsia"/>
          <w:color w:val="000000"/>
          <w:sz w:val="24"/>
          <w:szCs w:val="24"/>
        </w:rPr>
        <w:t>java</w:t>
      </w:r>
      <w:r>
        <w:rPr>
          <w:rFonts w:hint="eastAsia"/>
          <w:color w:val="000000"/>
          <w:sz w:val="24"/>
          <w:szCs w:val="24"/>
        </w:rPr>
        <w:t>的</w:t>
      </w:r>
      <w:r>
        <w:rPr>
          <w:rFonts w:hint="eastAsia"/>
          <w:color w:val="000000"/>
          <w:sz w:val="24"/>
          <w:szCs w:val="24"/>
        </w:rPr>
        <w:lastRenderedPageBreak/>
        <w:t>EJB</w:t>
      </w:r>
      <w:r w:rsidR="00447E64">
        <w:rPr>
          <w:rFonts w:hint="eastAsia"/>
          <w:color w:val="000000"/>
          <w:sz w:val="24"/>
          <w:szCs w:val="24"/>
        </w:rPr>
        <w:t>（</w:t>
      </w:r>
      <w:r w:rsidR="00447E64">
        <w:rPr>
          <w:rFonts w:hint="eastAsia"/>
          <w:color w:val="000000"/>
          <w:sz w:val="24"/>
          <w:szCs w:val="24"/>
        </w:rPr>
        <w:t xml:space="preserve">Enterprise JavaBeans </w:t>
      </w:r>
      <w:proofErr w:type="spellStart"/>
      <w:r w:rsidR="00447E64">
        <w:rPr>
          <w:rFonts w:hint="eastAsia"/>
          <w:color w:val="000000"/>
          <w:sz w:val="24"/>
          <w:szCs w:val="24"/>
        </w:rPr>
        <w:t>JavaEE</w:t>
      </w:r>
      <w:proofErr w:type="spellEnd"/>
      <w:r w:rsidR="00447E64">
        <w:rPr>
          <w:rFonts w:hint="eastAsia"/>
          <w:color w:val="000000"/>
          <w:sz w:val="24"/>
          <w:szCs w:val="24"/>
        </w:rPr>
        <w:t>服务器端组件模型）</w:t>
      </w:r>
      <w:r>
        <w:rPr>
          <w:rFonts w:hint="eastAsia"/>
          <w:color w:val="000000"/>
          <w:sz w:val="24"/>
          <w:szCs w:val="24"/>
        </w:rPr>
        <w:t>多被用于大型网站的开发，但对于大多数的小型网站的开发，使用</w:t>
      </w:r>
      <w:r>
        <w:rPr>
          <w:rFonts w:hint="eastAsia"/>
          <w:color w:val="000000"/>
          <w:sz w:val="24"/>
          <w:szCs w:val="24"/>
        </w:rPr>
        <w:t>SSH</w:t>
      </w:r>
      <w:r w:rsidR="00447E64">
        <w:rPr>
          <w:rFonts w:hint="eastAsia"/>
          <w:color w:val="000000"/>
          <w:sz w:val="24"/>
          <w:szCs w:val="24"/>
        </w:rPr>
        <w:t>（</w:t>
      </w:r>
      <w:proofErr w:type="spellStart"/>
      <w:r w:rsidR="00447E64">
        <w:rPr>
          <w:rFonts w:hint="eastAsia"/>
          <w:color w:val="000000"/>
          <w:sz w:val="24"/>
          <w:szCs w:val="24"/>
        </w:rPr>
        <w:t>Struts+Spring+Hibernat</w:t>
      </w:r>
      <w:proofErr w:type="spellEnd"/>
      <w:r w:rsidR="00447E64">
        <w:rPr>
          <w:rFonts w:hint="eastAsia"/>
          <w:color w:val="000000"/>
          <w:sz w:val="24"/>
          <w:szCs w:val="24"/>
        </w:rPr>
        <w:t>的一个</w:t>
      </w:r>
      <w:proofErr w:type="spellStart"/>
      <w:r w:rsidR="00447E64">
        <w:rPr>
          <w:rFonts w:hint="eastAsia"/>
          <w:color w:val="000000"/>
          <w:sz w:val="24"/>
          <w:szCs w:val="24"/>
        </w:rPr>
        <w:t>JavaEE</w:t>
      </w:r>
      <w:proofErr w:type="spellEnd"/>
      <w:r w:rsidR="00447E64">
        <w:rPr>
          <w:rFonts w:hint="eastAsia"/>
          <w:color w:val="000000"/>
          <w:sz w:val="24"/>
          <w:szCs w:val="24"/>
        </w:rPr>
        <w:t>集成框架）</w:t>
      </w:r>
      <w:r>
        <w:rPr>
          <w:rFonts w:hint="eastAsia"/>
          <w:color w:val="000000"/>
          <w:sz w:val="24"/>
          <w:szCs w:val="24"/>
        </w:rPr>
        <w:t>就可以满足，和其他的轻量级框架相比较，</w:t>
      </w:r>
      <w:r>
        <w:rPr>
          <w:rFonts w:hint="eastAsia"/>
          <w:color w:val="000000"/>
          <w:sz w:val="24"/>
          <w:szCs w:val="24"/>
        </w:rPr>
        <w:t>Flask</w:t>
      </w:r>
      <w:r>
        <w:rPr>
          <w:rFonts w:hint="eastAsia"/>
          <w:color w:val="000000"/>
          <w:sz w:val="24"/>
          <w:szCs w:val="24"/>
        </w:rPr>
        <w:t>框架有很好的扩展性，这是其他</w:t>
      </w:r>
      <w:r>
        <w:rPr>
          <w:rFonts w:hint="eastAsia"/>
          <w:color w:val="000000"/>
          <w:sz w:val="24"/>
          <w:szCs w:val="24"/>
        </w:rPr>
        <w:t>Web</w:t>
      </w:r>
      <w:r>
        <w:rPr>
          <w:rFonts w:hint="eastAsia"/>
          <w:color w:val="000000"/>
          <w:sz w:val="24"/>
          <w:szCs w:val="24"/>
        </w:rPr>
        <w:t>框架不可替代的。</w:t>
      </w:r>
      <w:r>
        <w:rPr>
          <w:rFonts w:hint="eastAsia"/>
          <w:color w:val="000000"/>
          <w:sz w:val="24"/>
          <w:szCs w:val="24"/>
        </w:rPr>
        <w:t xml:space="preserve"> </w:t>
      </w:r>
    </w:p>
    <w:p w14:paraId="19B09E9C" w14:textId="77777777" w:rsidR="00DF166E" w:rsidRDefault="00CB199E" w:rsidP="00447E64">
      <w:pPr>
        <w:spacing w:line="360" w:lineRule="auto"/>
        <w:jc w:val="center"/>
      </w:pPr>
      <w:r>
        <w:rPr>
          <w:noProof/>
        </w:rPr>
        <w:drawing>
          <wp:inline distT="0" distB="0" distL="0" distR="0" wp14:anchorId="358BC0ED" wp14:editId="4D750B81">
            <wp:extent cx="3909695" cy="1060450"/>
            <wp:effectExtent l="0" t="0" r="6985"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1">
                      <a:extLst>
                        <a:ext uri="{28A0092B-C50C-407E-A947-70E740481C1C}">
                          <a14:useLocalDpi xmlns:a14="http://schemas.microsoft.com/office/drawing/2010/main" val="0"/>
                        </a:ext>
                      </a:extLst>
                    </a:blip>
                    <a:srcRect b="16731"/>
                    <a:stretch>
                      <a:fillRect/>
                    </a:stretch>
                  </pic:blipFill>
                  <pic:spPr>
                    <a:xfrm>
                      <a:off x="0" y="0"/>
                      <a:ext cx="3909790" cy="1060450"/>
                    </a:xfrm>
                    <a:prstGeom prst="rect">
                      <a:avLst/>
                    </a:prstGeom>
                    <a:noFill/>
                    <a:ln>
                      <a:noFill/>
                    </a:ln>
                  </pic:spPr>
                </pic:pic>
              </a:graphicData>
            </a:graphic>
          </wp:inline>
        </w:drawing>
      </w:r>
    </w:p>
    <w:p w14:paraId="27C1950C" w14:textId="77777777" w:rsidR="00DF166E" w:rsidRPr="00447E64" w:rsidRDefault="00CB199E" w:rsidP="00447E64">
      <w:pPr>
        <w:spacing w:line="360" w:lineRule="auto"/>
        <w:jc w:val="center"/>
        <w:rPr>
          <w:b/>
          <w:szCs w:val="24"/>
        </w:rPr>
      </w:pPr>
      <w:r w:rsidRPr="00447E64">
        <w:rPr>
          <w:rFonts w:hint="eastAsia"/>
          <w:b/>
          <w:szCs w:val="24"/>
        </w:rPr>
        <w:t>图</w:t>
      </w:r>
      <w:r w:rsidRPr="00447E64">
        <w:rPr>
          <w:b/>
          <w:szCs w:val="24"/>
        </w:rPr>
        <w:t xml:space="preserve">1 </w:t>
      </w:r>
      <w:r w:rsidRPr="00447E64">
        <w:rPr>
          <w:rFonts w:hint="eastAsia"/>
          <w:b/>
          <w:szCs w:val="24"/>
        </w:rPr>
        <w:t>flask</w:t>
      </w:r>
      <w:r w:rsidRPr="00447E64">
        <w:rPr>
          <w:rFonts w:hint="eastAsia"/>
          <w:b/>
          <w:szCs w:val="24"/>
        </w:rPr>
        <w:t>运行机制</w:t>
      </w:r>
    </w:p>
    <w:p w14:paraId="487FC70C" w14:textId="19F50522" w:rsidR="00DF166E" w:rsidRDefault="00CB199E">
      <w:pPr>
        <w:spacing w:line="360" w:lineRule="auto"/>
        <w:outlineLvl w:val="1"/>
        <w:rPr>
          <w:rFonts w:eastAsia="黑体"/>
          <w:sz w:val="28"/>
          <w:szCs w:val="28"/>
        </w:rPr>
      </w:pPr>
      <w:bookmarkStart w:id="37" w:name="_Toc9199"/>
      <w:r>
        <w:rPr>
          <w:rFonts w:eastAsia="黑体"/>
          <w:sz w:val="28"/>
          <w:szCs w:val="28"/>
        </w:rPr>
        <w:t>2.2</w:t>
      </w:r>
      <w:r>
        <w:rPr>
          <w:rFonts w:eastAsia="黑体" w:hint="eastAsia"/>
          <w:sz w:val="28"/>
          <w:szCs w:val="28"/>
        </w:rPr>
        <w:t xml:space="preserve"> </w:t>
      </w:r>
      <w:bookmarkEnd w:id="37"/>
      <w:proofErr w:type="spellStart"/>
      <w:r>
        <w:rPr>
          <w:rFonts w:eastAsia="黑体"/>
          <w:sz w:val="28"/>
          <w:szCs w:val="28"/>
        </w:rPr>
        <w:t>linux</w:t>
      </w:r>
      <w:proofErr w:type="spellEnd"/>
      <w:r>
        <w:rPr>
          <w:rFonts w:eastAsia="黑体"/>
          <w:sz w:val="28"/>
          <w:szCs w:val="28"/>
        </w:rPr>
        <w:t xml:space="preserve"> </w:t>
      </w:r>
      <w:proofErr w:type="gramStart"/>
      <w:r>
        <w:rPr>
          <w:rFonts w:eastAsia="黑体" w:hint="eastAsia"/>
          <w:sz w:val="28"/>
          <w:szCs w:val="28"/>
        </w:rPr>
        <w:t>shell</w:t>
      </w:r>
      <w:r>
        <w:rPr>
          <w:rFonts w:eastAsia="黑体"/>
          <w:sz w:val="28"/>
          <w:szCs w:val="28"/>
          <w:vertAlign w:val="superscript"/>
          <w:rPrChange w:id="38" w:author="thinkpad" w:date="2021-04-29T21:45:00Z">
            <w:rPr>
              <w:rFonts w:eastAsia="黑体"/>
              <w:sz w:val="28"/>
              <w:szCs w:val="28"/>
            </w:rPr>
          </w:rPrChange>
        </w:rPr>
        <w:t>[</w:t>
      </w:r>
      <w:proofErr w:type="gramEnd"/>
      <w:r w:rsidR="00647C73">
        <w:rPr>
          <w:rFonts w:eastAsia="黑体"/>
          <w:sz w:val="28"/>
          <w:szCs w:val="28"/>
          <w:vertAlign w:val="superscript"/>
        </w:rPr>
        <w:t>4</w:t>
      </w:r>
      <w:r>
        <w:rPr>
          <w:rFonts w:eastAsia="黑体"/>
          <w:sz w:val="28"/>
          <w:szCs w:val="28"/>
          <w:vertAlign w:val="superscript"/>
          <w:rPrChange w:id="39" w:author="thinkpad" w:date="2021-04-29T21:45:00Z">
            <w:rPr>
              <w:rFonts w:eastAsia="黑体"/>
              <w:sz w:val="28"/>
              <w:szCs w:val="28"/>
            </w:rPr>
          </w:rPrChange>
        </w:rPr>
        <w:t>]</w:t>
      </w:r>
    </w:p>
    <w:p w14:paraId="69040175" w14:textId="77777777" w:rsidR="00DF166E" w:rsidRDefault="00CB199E">
      <w:pPr>
        <w:tabs>
          <w:tab w:val="left" w:pos="4860"/>
        </w:tabs>
        <w:spacing w:line="360" w:lineRule="auto"/>
        <w:ind w:firstLineChars="200" w:firstLine="480"/>
        <w:outlineLvl w:val="1"/>
        <w:rPr>
          <w:color w:val="000000"/>
          <w:sz w:val="24"/>
          <w:szCs w:val="24"/>
        </w:rPr>
        <w:pPrChange w:id="40" w:author="thinkpad" w:date="2021-04-28T23:42:00Z">
          <w:pPr>
            <w:tabs>
              <w:tab w:val="left" w:pos="4860"/>
            </w:tabs>
            <w:spacing w:line="360" w:lineRule="auto"/>
            <w:outlineLvl w:val="1"/>
          </w:pPr>
        </w:pPrChange>
      </w:pPr>
      <w:bookmarkStart w:id="41" w:name="_Toc31915"/>
      <w:r>
        <w:rPr>
          <w:rFonts w:hint="eastAsia"/>
          <w:color w:val="000000"/>
          <w:sz w:val="24"/>
          <w:szCs w:val="24"/>
        </w:rPr>
        <w:t>Shell</w:t>
      </w:r>
      <w:r>
        <w:rPr>
          <w:rFonts w:hint="eastAsia"/>
          <w:color w:val="000000"/>
          <w:sz w:val="24"/>
          <w:szCs w:val="24"/>
        </w:rPr>
        <w:t>是系统的用户界面，提供了用户与内核进行交互操作的一种接口。它接收用户输入的命令并把它送入内核去执行</w:t>
      </w:r>
      <w:del w:id="42" w:author="thinkpad" w:date="2021-04-29T21:50:00Z">
        <w:r>
          <w:rPr>
            <w:rFonts w:hint="eastAsia"/>
            <w:color w:val="000000"/>
            <w:sz w:val="24"/>
            <w:szCs w:val="24"/>
          </w:rPr>
          <w:delText xml:space="preserve">   </w:delText>
        </w:r>
      </w:del>
      <w:r>
        <w:rPr>
          <w:rFonts w:hint="eastAsia"/>
          <w:color w:val="000000"/>
          <w:sz w:val="24"/>
          <w:szCs w:val="24"/>
        </w:rPr>
        <w:t>。</w:t>
      </w:r>
    </w:p>
    <w:p w14:paraId="59B8C722" w14:textId="77777777" w:rsidR="00DF166E" w:rsidRDefault="00CB199E">
      <w:pPr>
        <w:tabs>
          <w:tab w:val="left" w:pos="4860"/>
        </w:tabs>
        <w:spacing w:line="360" w:lineRule="auto"/>
        <w:outlineLvl w:val="1"/>
        <w:rPr>
          <w:color w:val="000000"/>
          <w:sz w:val="24"/>
          <w:szCs w:val="24"/>
        </w:rPr>
      </w:pPr>
      <w:r>
        <w:rPr>
          <w:rFonts w:hint="eastAsia"/>
          <w:color w:val="000000"/>
          <w:sz w:val="24"/>
          <w:szCs w:val="24"/>
        </w:rPr>
        <w:t>实际上</w:t>
      </w:r>
      <w:r>
        <w:rPr>
          <w:rFonts w:hint="eastAsia"/>
          <w:color w:val="000000"/>
          <w:sz w:val="24"/>
          <w:szCs w:val="24"/>
        </w:rPr>
        <w:t>Shell</w:t>
      </w:r>
      <w:r>
        <w:rPr>
          <w:rFonts w:hint="eastAsia"/>
          <w:color w:val="000000"/>
          <w:sz w:val="24"/>
          <w:szCs w:val="24"/>
        </w:rPr>
        <w:t>是一个命令解释器，它解释由用户输入的命令并且把它们送到内核。不仅如此，</w:t>
      </w:r>
      <w:r>
        <w:rPr>
          <w:rFonts w:hint="eastAsia"/>
          <w:color w:val="000000"/>
          <w:sz w:val="24"/>
          <w:szCs w:val="24"/>
        </w:rPr>
        <w:t>Shell</w:t>
      </w:r>
      <w:r>
        <w:rPr>
          <w:rFonts w:hint="eastAsia"/>
          <w:color w:val="000000"/>
          <w:sz w:val="24"/>
          <w:szCs w:val="24"/>
        </w:rPr>
        <w:t>有自己的编程语言用于对命令的编辑，它允许用户编写由</w:t>
      </w:r>
      <w:r>
        <w:rPr>
          <w:rFonts w:hint="eastAsia"/>
          <w:color w:val="000000"/>
          <w:sz w:val="24"/>
          <w:szCs w:val="24"/>
        </w:rPr>
        <w:t>shell</w:t>
      </w:r>
      <w:r>
        <w:rPr>
          <w:rFonts w:hint="eastAsia"/>
          <w:color w:val="000000"/>
          <w:sz w:val="24"/>
          <w:szCs w:val="24"/>
        </w:rPr>
        <w:t>命令组成的程序。</w:t>
      </w:r>
      <w:r>
        <w:rPr>
          <w:rFonts w:hint="eastAsia"/>
          <w:color w:val="000000"/>
          <w:sz w:val="24"/>
          <w:szCs w:val="24"/>
        </w:rPr>
        <w:t>Shell</w:t>
      </w:r>
      <w:r>
        <w:rPr>
          <w:rFonts w:hint="eastAsia"/>
          <w:color w:val="000000"/>
          <w:sz w:val="24"/>
          <w:szCs w:val="24"/>
        </w:rPr>
        <w:t>编程语言具有普通编程语言的很多特点，比如它也有循环结构和分支控制结构等，用这种编程语言编写的</w:t>
      </w:r>
      <w:r>
        <w:rPr>
          <w:rFonts w:hint="eastAsia"/>
          <w:color w:val="000000"/>
          <w:sz w:val="24"/>
          <w:szCs w:val="24"/>
        </w:rPr>
        <w:t>Shell</w:t>
      </w:r>
      <w:r>
        <w:rPr>
          <w:rFonts w:hint="eastAsia"/>
          <w:color w:val="000000"/>
          <w:sz w:val="24"/>
          <w:szCs w:val="24"/>
        </w:rPr>
        <w:t>程序与其他应用程序具有同样的效果。</w:t>
      </w:r>
    </w:p>
    <w:p w14:paraId="20BC5731" w14:textId="049AE9DE" w:rsidR="00DF166E" w:rsidRDefault="00CB199E">
      <w:pPr>
        <w:tabs>
          <w:tab w:val="left" w:pos="4860"/>
        </w:tabs>
        <w:spacing w:line="360" w:lineRule="auto"/>
        <w:outlineLvl w:val="1"/>
        <w:rPr>
          <w:color w:val="000000"/>
          <w:sz w:val="24"/>
          <w:szCs w:val="24"/>
        </w:rPr>
      </w:pPr>
      <w:r>
        <w:rPr>
          <w:rFonts w:hint="eastAsia"/>
          <w:color w:val="000000"/>
          <w:sz w:val="24"/>
          <w:szCs w:val="24"/>
        </w:rPr>
        <w:t>Linux</w:t>
      </w:r>
      <w:r>
        <w:rPr>
          <w:rFonts w:hint="eastAsia"/>
          <w:color w:val="000000"/>
          <w:sz w:val="24"/>
          <w:szCs w:val="24"/>
        </w:rPr>
        <w:t>提供了像</w:t>
      </w:r>
      <w:proofErr w:type="spellStart"/>
      <w:r>
        <w:rPr>
          <w:rFonts w:hint="eastAsia"/>
          <w:color w:val="000000"/>
          <w:sz w:val="24"/>
          <w:szCs w:val="24"/>
        </w:rPr>
        <w:t>MicrosoftWindows</w:t>
      </w:r>
      <w:proofErr w:type="spellEnd"/>
      <w:r>
        <w:rPr>
          <w:rFonts w:hint="eastAsia"/>
          <w:color w:val="000000"/>
          <w:sz w:val="24"/>
          <w:szCs w:val="24"/>
        </w:rPr>
        <w:t>那样的可视的命令输入界面</w:t>
      </w:r>
      <w:r>
        <w:rPr>
          <w:rFonts w:hint="eastAsia"/>
          <w:color w:val="000000"/>
          <w:sz w:val="24"/>
          <w:szCs w:val="24"/>
        </w:rPr>
        <w:t>--X Window</w:t>
      </w:r>
      <w:r>
        <w:rPr>
          <w:rFonts w:hint="eastAsia"/>
          <w:color w:val="000000"/>
          <w:sz w:val="24"/>
          <w:szCs w:val="24"/>
        </w:rPr>
        <w:t>的图形用户界面（</w:t>
      </w:r>
      <w:r>
        <w:rPr>
          <w:rFonts w:hint="eastAsia"/>
          <w:color w:val="000000"/>
          <w:sz w:val="24"/>
          <w:szCs w:val="24"/>
        </w:rPr>
        <w:t>GUI</w:t>
      </w:r>
      <w:r>
        <w:rPr>
          <w:rFonts w:hint="eastAsia"/>
          <w:color w:val="000000"/>
          <w:sz w:val="24"/>
          <w:szCs w:val="24"/>
        </w:rPr>
        <w:t>）。它提供了很多桌面环境系统，其操作就像</w:t>
      </w:r>
      <w:r>
        <w:rPr>
          <w:rFonts w:hint="eastAsia"/>
          <w:color w:val="000000"/>
          <w:sz w:val="24"/>
          <w:szCs w:val="24"/>
        </w:rPr>
        <w:t>Windows</w:t>
      </w:r>
      <w:r>
        <w:rPr>
          <w:rFonts w:hint="eastAsia"/>
          <w:color w:val="000000"/>
          <w:sz w:val="24"/>
          <w:szCs w:val="24"/>
        </w:rPr>
        <w:t>一样，有窗口、图标和菜单，所有的管理都是通过鼠标控制</w:t>
      </w:r>
      <w:ins w:id="43" w:author="Administrator" w:date="2021-05-05T17:24:00Z">
        <w:r w:rsidR="00EC44A8">
          <w:rPr>
            <w:rFonts w:hint="eastAsia"/>
            <w:color w:val="000000"/>
            <w:sz w:val="24"/>
            <w:szCs w:val="24"/>
          </w:rPr>
          <w:t>。</w:t>
        </w:r>
      </w:ins>
      <w:del w:id="44" w:author="Administrator" w:date="2021-05-05T17:24:00Z">
        <w:r w:rsidDel="00EC44A8">
          <w:rPr>
            <w:rFonts w:hint="eastAsia"/>
            <w:color w:val="000000"/>
            <w:sz w:val="24"/>
            <w:szCs w:val="24"/>
          </w:rPr>
          <w:delText>。</w:delText>
        </w:r>
        <w:r w:rsidDel="00EC44A8">
          <w:rPr>
            <w:b/>
            <w:bCs/>
            <w:color w:val="000000"/>
            <w:sz w:val="24"/>
            <w:szCs w:val="24"/>
            <w:highlight w:val="yellow"/>
            <w:rPrChange w:id="45" w:author="thinkpad" w:date="2021-04-29T21:50:00Z">
              <w:rPr>
                <w:color w:val="000000"/>
                <w:sz w:val="24"/>
                <w:szCs w:val="24"/>
              </w:rPr>
            </w:rPrChange>
          </w:rPr>
          <w:delText>GNOME</w:delText>
        </w:r>
        <w:r w:rsidDel="00EC44A8">
          <w:rPr>
            <w:rFonts w:hint="eastAsia"/>
            <w:color w:val="000000"/>
            <w:sz w:val="24"/>
            <w:szCs w:val="24"/>
            <w:highlight w:val="yellow"/>
            <w:rPrChange w:id="46" w:author="thinkpad" w:date="2021-04-29T21:50:00Z">
              <w:rPr>
                <w:rFonts w:hint="eastAsia"/>
                <w:color w:val="000000"/>
                <w:sz w:val="24"/>
                <w:szCs w:val="24"/>
              </w:rPr>
            </w:rPrChange>
          </w:rPr>
          <w:delText>。</w:delText>
        </w:r>
      </w:del>
    </w:p>
    <w:p w14:paraId="7469C598" w14:textId="77777777" w:rsidR="00DF166E" w:rsidRDefault="00CB199E">
      <w:pPr>
        <w:tabs>
          <w:tab w:val="left" w:pos="4860"/>
        </w:tabs>
        <w:spacing w:line="360" w:lineRule="auto"/>
        <w:outlineLvl w:val="1"/>
        <w:rPr>
          <w:color w:val="000000"/>
          <w:sz w:val="24"/>
          <w:szCs w:val="24"/>
        </w:rPr>
      </w:pPr>
      <w:r>
        <w:rPr>
          <w:rFonts w:hint="eastAsia"/>
          <w:color w:val="000000"/>
          <w:sz w:val="24"/>
          <w:szCs w:val="24"/>
        </w:rPr>
        <w:t>每个</w:t>
      </w:r>
      <w:r>
        <w:rPr>
          <w:rFonts w:hint="eastAsia"/>
          <w:color w:val="000000"/>
          <w:sz w:val="24"/>
          <w:szCs w:val="24"/>
        </w:rPr>
        <w:t>Linux</w:t>
      </w:r>
      <w:r>
        <w:rPr>
          <w:rFonts w:hint="eastAsia"/>
          <w:color w:val="000000"/>
          <w:sz w:val="24"/>
          <w:szCs w:val="24"/>
        </w:rPr>
        <w:t>系统的用户可以拥有他自己的用户界面或</w:t>
      </w:r>
      <w:r>
        <w:rPr>
          <w:rFonts w:hint="eastAsia"/>
          <w:color w:val="000000"/>
          <w:sz w:val="24"/>
          <w:szCs w:val="24"/>
        </w:rPr>
        <w:t>Shell</w:t>
      </w:r>
      <w:r>
        <w:rPr>
          <w:rFonts w:hint="eastAsia"/>
          <w:color w:val="000000"/>
          <w:sz w:val="24"/>
          <w:szCs w:val="24"/>
        </w:rPr>
        <w:t>，用以满足他们自己专门的</w:t>
      </w:r>
      <w:r>
        <w:rPr>
          <w:rFonts w:hint="eastAsia"/>
          <w:color w:val="000000"/>
          <w:sz w:val="24"/>
          <w:szCs w:val="24"/>
        </w:rPr>
        <w:t>Shell</w:t>
      </w:r>
      <w:r>
        <w:rPr>
          <w:rFonts w:hint="eastAsia"/>
          <w:color w:val="000000"/>
          <w:sz w:val="24"/>
          <w:szCs w:val="24"/>
        </w:rPr>
        <w:t>需要。</w:t>
      </w:r>
    </w:p>
    <w:p w14:paraId="18CE4D69" w14:textId="77777777" w:rsidR="00DF166E" w:rsidRDefault="00CB199E">
      <w:pPr>
        <w:tabs>
          <w:tab w:val="left" w:pos="4860"/>
        </w:tabs>
        <w:spacing w:line="360" w:lineRule="auto"/>
        <w:outlineLvl w:val="1"/>
        <w:rPr>
          <w:ins w:id="47" w:author="thinkpad" w:date="2021-04-29T21:51:00Z"/>
          <w:color w:val="000000"/>
          <w:sz w:val="24"/>
          <w:szCs w:val="24"/>
        </w:rPr>
      </w:pPr>
      <w:r>
        <w:rPr>
          <w:rFonts w:hint="eastAsia"/>
          <w:color w:val="000000"/>
          <w:sz w:val="24"/>
          <w:szCs w:val="24"/>
        </w:rPr>
        <w:t>同</w:t>
      </w:r>
      <w:r>
        <w:rPr>
          <w:rFonts w:hint="eastAsia"/>
          <w:color w:val="000000"/>
          <w:sz w:val="24"/>
          <w:szCs w:val="24"/>
        </w:rPr>
        <w:t>Linux</w:t>
      </w:r>
      <w:r>
        <w:rPr>
          <w:rFonts w:hint="eastAsia"/>
          <w:color w:val="000000"/>
          <w:sz w:val="24"/>
          <w:szCs w:val="24"/>
        </w:rPr>
        <w:t>本身一样，</w:t>
      </w:r>
      <w:r>
        <w:rPr>
          <w:rFonts w:hint="eastAsia"/>
          <w:color w:val="000000"/>
          <w:sz w:val="24"/>
          <w:szCs w:val="24"/>
        </w:rPr>
        <w:t>Shell</w:t>
      </w:r>
      <w:r>
        <w:rPr>
          <w:rFonts w:hint="eastAsia"/>
          <w:color w:val="000000"/>
          <w:sz w:val="24"/>
          <w:szCs w:val="24"/>
        </w:rPr>
        <w:t>也有多种不同的版本。主要有下列版本的</w:t>
      </w:r>
      <w:r>
        <w:rPr>
          <w:rFonts w:hint="eastAsia"/>
          <w:color w:val="000000"/>
          <w:sz w:val="24"/>
          <w:szCs w:val="24"/>
        </w:rPr>
        <w:t>Shell</w:t>
      </w:r>
      <w:r>
        <w:rPr>
          <w:rFonts w:hint="eastAsia"/>
          <w:color w:val="000000"/>
          <w:sz w:val="24"/>
          <w:szCs w:val="24"/>
        </w:rPr>
        <w:t xml:space="preserve">：　</w:t>
      </w:r>
    </w:p>
    <w:p w14:paraId="3D7C6BEB" w14:textId="77777777" w:rsidR="00DF166E" w:rsidRDefault="00CB199E">
      <w:pPr>
        <w:tabs>
          <w:tab w:val="left" w:pos="4860"/>
        </w:tabs>
        <w:spacing w:line="360" w:lineRule="auto"/>
        <w:ind w:firstLineChars="200" w:firstLine="480"/>
        <w:outlineLvl w:val="1"/>
        <w:rPr>
          <w:color w:val="000000"/>
          <w:sz w:val="24"/>
          <w:szCs w:val="24"/>
        </w:rPr>
        <w:pPrChange w:id="48" w:author="thinkpad" w:date="2021-04-28T23:42:00Z">
          <w:pPr>
            <w:tabs>
              <w:tab w:val="left" w:pos="4860"/>
            </w:tabs>
            <w:spacing w:line="360" w:lineRule="auto"/>
            <w:outlineLvl w:val="1"/>
          </w:pPr>
        </w:pPrChange>
      </w:pPr>
      <w:r>
        <w:rPr>
          <w:rFonts w:hint="eastAsia"/>
          <w:color w:val="000000"/>
          <w:sz w:val="24"/>
          <w:szCs w:val="24"/>
        </w:rPr>
        <w:t>Bourne Shell</w:t>
      </w:r>
      <w:r>
        <w:rPr>
          <w:rFonts w:hint="eastAsia"/>
          <w:color w:val="000000"/>
          <w:sz w:val="24"/>
          <w:szCs w:val="24"/>
        </w:rPr>
        <w:t>：是贝尔实验室开发的。</w:t>
      </w:r>
    </w:p>
    <w:p w14:paraId="6944E7BE" w14:textId="77777777" w:rsidR="00DF166E" w:rsidRDefault="00CB199E">
      <w:pPr>
        <w:tabs>
          <w:tab w:val="left" w:pos="4860"/>
        </w:tabs>
        <w:spacing w:line="360" w:lineRule="auto"/>
        <w:ind w:firstLineChars="200" w:firstLine="480"/>
        <w:outlineLvl w:val="1"/>
        <w:rPr>
          <w:color w:val="000000"/>
          <w:sz w:val="24"/>
          <w:szCs w:val="24"/>
        </w:rPr>
        <w:pPrChange w:id="49" w:author="thinkpad" w:date="2021-04-28T23:42:00Z">
          <w:pPr>
            <w:tabs>
              <w:tab w:val="left" w:pos="4860"/>
            </w:tabs>
            <w:spacing w:line="360" w:lineRule="auto"/>
            <w:outlineLvl w:val="1"/>
          </w:pPr>
        </w:pPrChange>
      </w:pPr>
      <w:r>
        <w:rPr>
          <w:rFonts w:hint="eastAsia"/>
          <w:color w:val="000000"/>
          <w:sz w:val="24"/>
          <w:szCs w:val="24"/>
        </w:rPr>
        <w:t>BASH</w:t>
      </w:r>
      <w:r>
        <w:rPr>
          <w:rFonts w:hint="eastAsia"/>
          <w:color w:val="000000"/>
          <w:sz w:val="24"/>
          <w:szCs w:val="24"/>
        </w:rPr>
        <w:t>：是</w:t>
      </w:r>
      <w:r>
        <w:rPr>
          <w:rFonts w:hint="eastAsia"/>
          <w:color w:val="000000"/>
          <w:sz w:val="24"/>
          <w:szCs w:val="24"/>
        </w:rPr>
        <w:t>GNU</w:t>
      </w:r>
      <w:r>
        <w:rPr>
          <w:rFonts w:hint="eastAsia"/>
          <w:color w:val="000000"/>
          <w:sz w:val="24"/>
          <w:szCs w:val="24"/>
        </w:rPr>
        <w:t>的</w:t>
      </w:r>
      <w:r>
        <w:rPr>
          <w:rFonts w:hint="eastAsia"/>
          <w:color w:val="000000"/>
          <w:sz w:val="24"/>
          <w:szCs w:val="24"/>
        </w:rPr>
        <w:t>Bourne Again Shell</w:t>
      </w:r>
      <w:r>
        <w:rPr>
          <w:rFonts w:hint="eastAsia"/>
          <w:color w:val="000000"/>
          <w:sz w:val="24"/>
          <w:szCs w:val="24"/>
        </w:rPr>
        <w:t>，是</w:t>
      </w:r>
      <w:r>
        <w:rPr>
          <w:rFonts w:hint="eastAsia"/>
          <w:color w:val="000000"/>
          <w:sz w:val="24"/>
          <w:szCs w:val="24"/>
        </w:rPr>
        <w:t>GNU</w:t>
      </w:r>
      <w:r>
        <w:rPr>
          <w:rFonts w:hint="eastAsia"/>
          <w:color w:val="000000"/>
          <w:sz w:val="24"/>
          <w:szCs w:val="24"/>
        </w:rPr>
        <w:t>操作系统上默认的</w:t>
      </w:r>
      <w:r>
        <w:rPr>
          <w:rFonts w:hint="eastAsia"/>
          <w:color w:val="000000"/>
          <w:sz w:val="24"/>
          <w:szCs w:val="24"/>
        </w:rPr>
        <w:t>shell</w:t>
      </w:r>
      <w:r>
        <w:rPr>
          <w:rFonts w:hint="eastAsia"/>
          <w:color w:val="000000"/>
          <w:sz w:val="24"/>
          <w:szCs w:val="24"/>
        </w:rPr>
        <w:t>。</w:t>
      </w:r>
    </w:p>
    <w:p w14:paraId="137B47E8" w14:textId="77777777" w:rsidR="00DF166E" w:rsidRDefault="00CB199E">
      <w:pPr>
        <w:tabs>
          <w:tab w:val="left" w:pos="4860"/>
        </w:tabs>
        <w:spacing w:line="360" w:lineRule="auto"/>
        <w:ind w:firstLineChars="200" w:firstLine="480"/>
        <w:outlineLvl w:val="1"/>
        <w:rPr>
          <w:color w:val="000000"/>
          <w:sz w:val="24"/>
          <w:szCs w:val="24"/>
        </w:rPr>
        <w:pPrChange w:id="50" w:author="thinkpad" w:date="2021-04-28T23:42:00Z">
          <w:pPr>
            <w:tabs>
              <w:tab w:val="left" w:pos="4860"/>
            </w:tabs>
            <w:spacing w:line="360" w:lineRule="auto"/>
            <w:outlineLvl w:val="1"/>
          </w:pPr>
        </w:pPrChange>
      </w:pPr>
      <w:r>
        <w:rPr>
          <w:rFonts w:hint="eastAsia"/>
          <w:color w:val="000000"/>
          <w:sz w:val="24"/>
          <w:szCs w:val="24"/>
        </w:rPr>
        <w:t>Korn Shell</w:t>
      </w:r>
      <w:r>
        <w:rPr>
          <w:rFonts w:hint="eastAsia"/>
          <w:color w:val="000000"/>
          <w:sz w:val="24"/>
          <w:szCs w:val="24"/>
        </w:rPr>
        <w:t>：是对</w:t>
      </w:r>
      <w:r>
        <w:rPr>
          <w:rFonts w:hint="eastAsia"/>
          <w:color w:val="000000"/>
          <w:sz w:val="24"/>
          <w:szCs w:val="24"/>
        </w:rPr>
        <w:t xml:space="preserve">Bourne </w:t>
      </w:r>
      <w:proofErr w:type="spellStart"/>
      <w:r>
        <w:rPr>
          <w:rFonts w:hint="eastAsia"/>
          <w:color w:val="000000"/>
          <w:sz w:val="24"/>
          <w:szCs w:val="24"/>
        </w:rPr>
        <w:t>SHell</w:t>
      </w:r>
      <w:proofErr w:type="spellEnd"/>
      <w:r>
        <w:rPr>
          <w:rFonts w:hint="eastAsia"/>
          <w:color w:val="000000"/>
          <w:sz w:val="24"/>
          <w:szCs w:val="24"/>
        </w:rPr>
        <w:t>的发展，在大部分内容上与</w:t>
      </w:r>
      <w:r>
        <w:rPr>
          <w:rFonts w:hint="eastAsia"/>
          <w:color w:val="000000"/>
          <w:sz w:val="24"/>
          <w:szCs w:val="24"/>
        </w:rPr>
        <w:t>Bourne Shell</w:t>
      </w:r>
      <w:r>
        <w:rPr>
          <w:rFonts w:hint="eastAsia"/>
          <w:color w:val="000000"/>
          <w:sz w:val="24"/>
          <w:szCs w:val="24"/>
        </w:rPr>
        <w:t>兼容。</w:t>
      </w:r>
    </w:p>
    <w:p w14:paraId="7B8247A0" w14:textId="77777777" w:rsidR="00DF166E" w:rsidRDefault="00CB199E">
      <w:pPr>
        <w:tabs>
          <w:tab w:val="left" w:pos="4860"/>
        </w:tabs>
        <w:spacing w:line="360" w:lineRule="auto"/>
        <w:ind w:firstLineChars="200" w:firstLine="480"/>
        <w:outlineLvl w:val="1"/>
        <w:rPr>
          <w:color w:val="000000"/>
          <w:sz w:val="24"/>
          <w:szCs w:val="24"/>
        </w:rPr>
        <w:pPrChange w:id="51" w:author="thinkpad" w:date="2021-04-28T23:42:00Z">
          <w:pPr>
            <w:tabs>
              <w:tab w:val="left" w:pos="4860"/>
            </w:tabs>
            <w:spacing w:line="360" w:lineRule="auto"/>
            <w:outlineLvl w:val="1"/>
          </w:pPr>
        </w:pPrChange>
      </w:pPr>
      <w:r>
        <w:rPr>
          <w:rFonts w:hint="eastAsia"/>
          <w:color w:val="000000"/>
          <w:sz w:val="24"/>
          <w:szCs w:val="24"/>
        </w:rPr>
        <w:t>C Shell</w:t>
      </w:r>
      <w:r>
        <w:rPr>
          <w:rFonts w:hint="eastAsia"/>
          <w:color w:val="000000"/>
          <w:sz w:val="24"/>
          <w:szCs w:val="24"/>
        </w:rPr>
        <w:t>：是</w:t>
      </w:r>
      <w:r>
        <w:rPr>
          <w:rFonts w:hint="eastAsia"/>
          <w:color w:val="000000"/>
          <w:sz w:val="24"/>
          <w:szCs w:val="24"/>
        </w:rPr>
        <w:t>SUN</w:t>
      </w:r>
      <w:r>
        <w:rPr>
          <w:rFonts w:hint="eastAsia"/>
          <w:color w:val="000000"/>
          <w:sz w:val="24"/>
          <w:szCs w:val="24"/>
        </w:rPr>
        <w:t>公司</w:t>
      </w:r>
      <w:r>
        <w:rPr>
          <w:rFonts w:hint="eastAsia"/>
          <w:color w:val="000000"/>
          <w:sz w:val="24"/>
          <w:szCs w:val="24"/>
        </w:rPr>
        <w:t>Shell</w:t>
      </w:r>
      <w:r>
        <w:rPr>
          <w:rFonts w:hint="eastAsia"/>
          <w:color w:val="000000"/>
          <w:sz w:val="24"/>
          <w:szCs w:val="24"/>
        </w:rPr>
        <w:t>的</w:t>
      </w:r>
      <w:r>
        <w:rPr>
          <w:rFonts w:hint="eastAsia"/>
          <w:color w:val="000000"/>
          <w:sz w:val="24"/>
          <w:szCs w:val="24"/>
        </w:rPr>
        <w:t>BSD</w:t>
      </w:r>
      <w:r>
        <w:rPr>
          <w:rFonts w:hint="eastAsia"/>
          <w:color w:val="000000"/>
          <w:sz w:val="24"/>
          <w:szCs w:val="24"/>
        </w:rPr>
        <w:t>版本。</w:t>
      </w:r>
    </w:p>
    <w:p w14:paraId="5002B5BE" w14:textId="77777777" w:rsidR="00DF166E" w:rsidRDefault="00CB199E">
      <w:pPr>
        <w:tabs>
          <w:tab w:val="left" w:pos="4860"/>
        </w:tabs>
        <w:spacing w:line="360" w:lineRule="auto"/>
        <w:ind w:firstLineChars="200" w:firstLine="480"/>
        <w:outlineLvl w:val="1"/>
        <w:rPr>
          <w:color w:val="000000"/>
          <w:sz w:val="24"/>
          <w:szCs w:val="24"/>
        </w:rPr>
        <w:pPrChange w:id="52" w:author="thinkpad" w:date="2021-04-28T23:42:00Z">
          <w:pPr>
            <w:tabs>
              <w:tab w:val="left" w:pos="4860"/>
            </w:tabs>
            <w:spacing w:line="360" w:lineRule="auto"/>
            <w:outlineLvl w:val="1"/>
          </w:pPr>
        </w:pPrChange>
      </w:pPr>
      <w:r>
        <w:rPr>
          <w:rFonts w:hint="eastAsia"/>
          <w:color w:val="000000"/>
          <w:sz w:val="24"/>
          <w:szCs w:val="24"/>
        </w:rPr>
        <w:t>Z Shell</w:t>
      </w:r>
      <w:r>
        <w:rPr>
          <w:rFonts w:hint="eastAsia"/>
          <w:color w:val="000000"/>
          <w:sz w:val="24"/>
          <w:szCs w:val="24"/>
        </w:rPr>
        <w:t>：</w:t>
      </w:r>
      <w:r>
        <w:rPr>
          <w:rFonts w:hint="eastAsia"/>
          <w:color w:val="000000"/>
          <w:sz w:val="24"/>
          <w:szCs w:val="24"/>
        </w:rPr>
        <w:t>The last shell you</w:t>
      </w:r>
      <w:proofErr w:type="gramStart"/>
      <w:r>
        <w:rPr>
          <w:rFonts w:hint="eastAsia"/>
          <w:color w:val="000000"/>
          <w:sz w:val="24"/>
          <w:szCs w:val="24"/>
        </w:rPr>
        <w:t>’</w:t>
      </w:r>
      <w:proofErr w:type="spellStart"/>
      <w:proofErr w:type="gramEnd"/>
      <w:r>
        <w:rPr>
          <w:rFonts w:hint="eastAsia"/>
          <w:color w:val="000000"/>
          <w:sz w:val="24"/>
          <w:szCs w:val="24"/>
        </w:rPr>
        <w:t>ll</w:t>
      </w:r>
      <w:proofErr w:type="spellEnd"/>
      <w:r>
        <w:rPr>
          <w:rFonts w:hint="eastAsia"/>
          <w:color w:val="000000"/>
          <w:sz w:val="24"/>
          <w:szCs w:val="24"/>
        </w:rPr>
        <w:t xml:space="preserve"> ever need! Z</w:t>
      </w:r>
      <w:r>
        <w:rPr>
          <w:rFonts w:hint="eastAsia"/>
          <w:color w:val="000000"/>
          <w:sz w:val="24"/>
          <w:szCs w:val="24"/>
        </w:rPr>
        <w:t>是最后一个字母，也就是终极</w:t>
      </w:r>
      <w:r>
        <w:rPr>
          <w:rFonts w:hint="eastAsia"/>
          <w:color w:val="000000"/>
          <w:sz w:val="24"/>
          <w:szCs w:val="24"/>
        </w:rPr>
        <w:t>Shell</w:t>
      </w:r>
      <w:r>
        <w:rPr>
          <w:rFonts w:hint="eastAsia"/>
          <w:color w:val="000000"/>
          <w:sz w:val="24"/>
          <w:szCs w:val="24"/>
        </w:rPr>
        <w:t>。</w:t>
      </w:r>
      <w:r>
        <w:rPr>
          <w:rFonts w:hint="eastAsia"/>
          <w:color w:val="000000"/>
          <w:sz w:val="24"/>
          <w:szCs w:val="24"/>
        </w:rPr>
        <w:lastRenderedPageBreak/>
        <w:t>它集成了</w:t>
      </w:r>
      <w:r>
        <w:rPr>
          <w:rFonts w:hint="eastAsia"/>
          <w:color w:val="000000"/>
          <w:sz w:val="24"/>
          <w:szCs w:val="24"/>
        </w:rPr>
        <w:t>bash</w:t>
      </w:r>
      <w:r>
        <w:rPr>
          <w:rFonts w:hint="eastAsia"/>
          <w:color w:val="000000"/>
          <w:sz w:val="24"/>
          <w:szCs w:val="24"/>
        </w:rPr>
        <w:t>、</w:t>
      </w:r>
      <w:proofErr w:type="spellStart"/>
      <w:r>
        <w:rPr>
          <w:rFonts w:hint="eastAsia"/>
          <w:color w:val="000000"/>
          <w:sz w:val="24"/>
          <w:szCs w:val="24"/>
        </w:rPr>
        <w:t>ksh</w:t>
      </w:r>
      <w:proofErr w:type="spellEnd"/>
      <w:r>
        <w:rPr>
          <w:rFonts w:hint="eastAsia"/>
          <w:color w:val="000000"/>
          <w:sz w:val="24"/>
          <w:szCs w:val="24"/>
        </w:rPr>
        <w:t>的重要特性，同时又增加了自己独有的特性。</w:t>
      </w:r>
    </w:p>
    <w:p w14:paraId="1303142A" w14:textId="011CD76E" w:rsidR="00DF166E" w:rsidRDefault="00CB199E">
      <w:pPr>
        <w:tabs>
          <w:tab w:val="left" w:pos="4860"/>
        </w:tabs>
        <w:spacing w:line="360" w:lineRule="auto"/>
        <w:outlineLvl w:val="1"/>
        <w:rPr>
          <w:rFonts w:eastAsia="黑体"/>
          <w:sz w:val="28"/>
          <w:szCs w:val="28"/>
        </w:rPr>
      </w:pPr>
      <w:r>
        <w:rPr>
          <w:rFonts w:eastAsia="黑体"/>
          <w:sz w:val="28"/>
          <w:szCs w:val="28"/>
        </w:rPr>
        <w:t>2.3</w:t>
      </w:r>
      <w:r>
        <w:rPr>
          <w:rFonts w:eastAsia="黑体" w:hint="eastAsia"/>
          <w:sz w:val="28"/>
          <w:szCs w:val="28"/>
        </w:rPr>
        <w:t xml:space="preserve"> UNI</w:t>
      </w:r>
      <w:r>
        <w:rPr>
          <w:rFonts w:eastAsia="黑体"/>
          <w:sz w:val="28"/>
          <w:szCs w:val="28"/>
        </w:rPr>
        <w:t>-</w:t>
      </w:r>
      <w:proofErr w:type="gramStart"/>
      <w:r>
        <w:rPr>
          <w:rFonts w:eastAsia="黑体" w:hint="eastAsia"/>
          <w:sz w:val="28"/>
          <w:szCs w:val="28"/>
        </w:rPr>
        <w:t>APP</w:t>
      </w:r>
      <w:r>
        <w:rPr>
          <w:rFonts w:eastAsia="黑体"/>
          <w:sz w:val="28"/>
          <w:szCs w:val="28"/>
          <w:vertAlign w:val="superscript"/>
          <w:rPrChange w:id="53" w:author="thinkpad" w:date="2021-04-29T21:45:00Z">
            <w:rPr>
              <w:rFonts w:eastAsia="黑体"/>
              <w:sz w:val="28"/>
              <w:szCs w:val="28"/>
            </w:rPr>
          </w:rPrChange>
        </w:rPr>
        <w:t>[</w:t>
      </w:r>
      <w:proofErr w:type="gramEnd"/>
      <w:r w:rsidR="00647C73">
        <w:rPr>
          <w:rFonts w:eastAsia="黑体"/>
          <w:sz w:val="28"/>
          <w:szCs w:val="28"/>
          <w:vertAlign w:val="superscript"/>
        </w:rPr>
        <w:t>5</w:t>
      </w:r>
      <w:r>
        <w:rPr>
          <w:rFonts w:eastAsia="黑体"/>
          <w:sz w:val="28"/>
          <w:szCs w:val="28"/>
          <w:vertAlign w:val="superscript"/>
          <w:rPrChange w:id="54" w:author="thinkpad" w:date="2021-04-29T21:45:00Z">
            <w:rPr>
              <w:rFonts w:eastAsia="黑体"/>
              <w:sz w:val="28"/>
              <w:szCs w:val="28"/>
            </w:rPr>
          </w:rPrChange>
        </w:rPr>
        <w:t>]</w:t>
      </w:r>
    </w:p>
    <w:p w14:paraId="78295670" w14:textId="77777777" w:rsidR="00DF166E" w:rsidRDefault="00CB199E">
      <w:pPr>
        <w:tabs>
          <w:tab w:val="left" w:pos="4860"/>
        </w:tabs>
        <w:spacing w:line="360" w:lineRule="auto"/>
        <w:ind w:firstLineChars="200" w:firstLine="480"/>
        <w:outlineLvl w:val="1"/>
        <w:rPr>
          <w:color w:val="000000"/>
          <w:sz w:val="24"/>
          <w:szCs w:val="24"/>
        </w:rPr>
        <w:pPrChange w:id="55" w:author="thinkpad" w:date="2021-04-29T21:52:00Z">
          <w:pPr>
            <w:tabs>
              <w:tab w:val="left" w:pos="4860"/>
            </w:tabs>
            <w:spacing w:line="360" w:lineRule="auto"/>
            <w:outlineLvl w:val="1"/>
          </w:pPr>
        </w:pPrChange>
      </w:pPr>
      <w:r>
        <w:rPr>
          <w:color w:val="000000"/>
          <w:sz w:val="24"/>
          <w:szCs w:val="24"/>
        </w:rPr>
        <w:t xml:space="preserve"> </w:t>
      </w:r>
      <w:proofErr w:type="spellStart"/>
      <w:r>
        <w:rPr>
          <w:rFonts w:hint="eastAsia"/>
          <w:color w:val="000000"/>
          <w:sz w:val="24"/>
          <w:szCs w:val="24"/>
        </w:rPr>
        <w:t>uni</w:t>
      </w:r>
      <w:proofErr w:type="spellEnd"/>
      <w:r>
        <w:rPr>
          <w:rFonts w:hint="eastAsia"/>
          <w:color w:val="000000"/>
          <w:sz w:val="24"/>
          <w:szCs w:val="24"/>
        </w:rPr>
        <w:t xml:space="preserve">-app </w:t>
      </w:r>
      <w:r>
        <w:rPr>
          <w:rFonts w:hint="eastAsia"/>
          <w:color w:val="000000"/>
          <w:sz w:val="24"/>
          <w:szCs w:val="24"/>
        </w:rPr>
        <w:t>是一个使用</w:t>
      </w:r>
      <w:r>
        <w:rPr>
          <w:rFonts w:hint="eastAsia"/>
          <w:color w:val="000000"/>
          <w:sz w:val="24"/>
          <w:szCs w:val="24"/>
        </w:rPr>
        <w:t xml:space="preserve"> Vue.js </w:t>
      </w:r>
      <w:r>
        <w:rPr>
          <w:rFonts w:hint="eastAsia"/>
          <w:color w:val="000000"/>
          <w:sz w:val="24"/>
          <w:szCs w:val="24"/>
        </w:rPr>
        <w:t>开发跨平台应用的前端框架。开发者通过编写</w:t>
      </w:r>
      <w:r>
        <w:rPr>
          <w:rFonts w:hint="eastAsia"/>
          <w:color w:val="000000"/>
          <w:sz w:val="24"/>
          <w:szCs w:val="24"/>
        </w:rPr>
        <w:t xml:space="preserve"> Vue.js </w:t>
      </w:r>
      <w:r>
        <w:rPr>
          <w:rFonts w:hint="eastAsia"/>
          <w:color w:val="000000"/>
          <w:sz w:val="24"/>
          <w:szCs w:val="24"/>
        </w:rPr>
        <w:t>代码，</w:t>
      </w:r>
      <w:proofErr w:type="spellStart"/>
      <w:r>
        <w:rPr>
          <w:rFonts w:hint="eastAsia"/>
          <w:color w:val="000000"/>
          <w:sz w:val="24"/>
          <w:szCs w:val="24"/>
        </w:rPr>
        <w:t>uni</w:t>
      </w:r>
      <w:proofErr w:type="spellEnd"/>
      <w:r>
        <w:rPr>
          <w:rFonts w:hint="eastAsia"/>
          <w:color w:val="000000"/>
          <w:sz w:val="24"/>
          <w:szCs w:val="24"/>
        </w:rPr>
        <w:t xml:space="preserve">-app </w:t>
      </w:r>
      <w:r>
        <w:rPr>
          <w:rFonts w:hint="eastAsia"/>
          <w:color w:val="000000"/>
          <w:sz w:val="24"/>
          <w:szCs w:val="24"/>
        </w:rPr>
        <w:t>将其编译到</w:t>
      </w:r>
      <w:r>
        <w:rPr>
          <w:rFonts w:hint="eastAsia"/>
          <w:color w:val="000000"/>
          <w:sz w:val="24"/>
          <w:szCs w:val="24"/>
        </w:rPr>
        <w:t>iOS</w:t>
      </w:r>
      <w:r>
        <w:rPr>
          <w:rFonts w:hint="eastAsia"/>
          <w:color w:val="000000"/>
          <w:sz w:val="24"/>
          <w:szCs w:val="24"/>
        </w:rPr>
        <w:t>、</w:t>
      </w:r>
      <w:r>
        <w:rPr>
          <w:rFonts w:hint="eastAsia"/>
          <w:color w:val="000000"/>
          <w:sz w:val="24"/>
          <w:szCs w:val="24"/>
        </w:rPr>
        <w:t>Android</w:t>
      </w:r>
      <w:r>
        <w:rPr>
          <w:rFonts w:hint="eastAsia"/>
          <w:color w:val="000000"/>
          <w:sz w:val="24"/>
          <w:szCs w:val="24"/>
        </w:rPr>
        <w:t>、</w:t>
      </w:r>
      <w:proofErr w:type="gramStart"/>
      <w:r>
        <w:rPr>
          <w:rFonts w:hint="eastAsia"/>
          <w:color w:val="000000"/>
          <w:sz w:val="24"/>
          <w:szCs w:val="24"/>
        </w:rPr>
        <w:t>微信小</w:t>
      </w:r>
      <w:proofErr w:type="gramEnd"/>
      <w:r>
        <w:rPr>
          <w:rFonts w:hint="eastAsia"/>
          <w:color w:val="000000"/>
          <w:sz w:val="24"/>
          <w:szCs w:val="24"/>
        </w:rPr>
        <w:t>程序等多个平台，保证其正确运行并达到优秀体验。</w:t>
      </w:r>
    </w:p>
    <w:p w14:paraId="64E5F5F4" w14:textId="77777777" w:rsidR="00DF166E" w:rsidRDefault="00CB199E">
      <w:pPr>
        <w:tabs>
          <w:tab w:val="left" w:pos="4860"/>
        </w:tabs>
        <w:spacing w:line="360" w:lineRule="auto"/>
        <w:outlineLvl w:val="1"/>
        <w:rPr>
          <w:del w:id="56" w:author="thinkpad" w:date="2021-04-29T21:52:00Z"/>
          <w:color w:val="000000"/>
          <w:sz w:val="24"/>
          <w:szCs w:val="24"/>
        </w:rPr>
      </w:pPr>
      <w:proofErr w:type="spellStart"/>
      <w:r>
        <w:rPr>
          <w:rFonts w:hint="eastAsia"/>
          <w:color w:val="000000"/>
          <w:sz w:val="24"/>
          <w:szCs w:val="24"/>
        </w:rPr>
        <w:t>uni</w:t>
      </w:r>
      <w:proofErr w:type="spellEnd"/>
      <w:r>
        <w:rPr>
          <w:rFonts w:hint="eastAsia"/>
          <w:color w:val="000000"/>
          <w:sz w:val="24"/>
          <w:szCs w:val="24"/>
        </w:rPr>
        <w:t xml:space="preserve">-app </w:t>
      </w:r>
      <w:r>
        <w:rPr>
          <w:rFonts w:hint="eastAsia"/>
          <w:color w:val="000000"/>
          <w:sz w:val="24"/>
          <w:szCs w:val="24"/>
        </w:rPr>
        <w:t>继承自</w:t>
      </w:r>
      <w:r>
        <w:rPr>
          <w:rFonts w:hint="eastAsia"/>
          <w:color w:val="000000"/>
          <w:sz w:val="24"/>
          <w:szCs w:val="24"/>
        </w:rPr>
        <w:t xml:space="preserve"> Vue.js</w:t>
      </w:r>
      <w:r>
        <w:rPr>
          <w:rFonts w:hint="eastAsia"/>
          <w:color w:val="000000"/>
          <w:sz w:val="24"/>
          <w:szCs w:val="24"/>
        </w:rPr>
        <w:t>，提供了完整的</w:t>
      </w:r>
      <w:r>
        <w:rPr>
          <w:rFonts w:hint="eastAsia"/>
          <w:color w:val="000000"/>
          <w:sz w:val="24"/>
          <w:szCs w:val="24"/>
        </w:rPr>
        <w:t xml:space="preserve"> Vue.js </w:t>
      </w:r>
      <w:r>
        <w:rPr>
          <w:rFonts w:hint="eastAsia"/>
          <w:color w:val="000000"/>
          <w:sz w:val="24"/>
          <w:szCs w:val="24"/>
        </w:rPr>
        <w:t>开发体验。</w:t>
      </w:r>
    </w:p>
    <w:p w14:paraId="651987CD" w14:textId="77777777" w:rsidR="00DF166E" w:rsidRDefault="00CB199E">
      <w:pPr>
        <w:tabs>
          <w:tab w:val="left" w:pos="4860"/>
        </w:tabs>
        <w:spacing w:line="360" w:lineRule="auto"/>
        <w:outlineLvl w:val="1"/>
        <w:rPr>
          <w:color w:val="000000"/>
          <w:sz w:val="24"/>
          <w:szCs w:val="24"/>
        </w:rPr>
      </w:pPr>
      <w:proofErr w:type="spellStart"/>
      <w:r>
        <w:rPr>
          <w:rFonts w:hint="eastAsia"/>
          <w:color w:val="000000"/>
          <w:sz w:val="24"/>
          <w:szCs w:val="24"/>
        </w:rPr>
        <w:t>uni</w:t>
      </w:r>
      <w:proofErr w:type="spellEnd"/>
      <w:r>
        <w:rPr>
          <w:rFonts w:hint="eastAsia"/>
          <w:color w:val="000000"/>
          <w:sz w:val="24"/>
          <w:szCs w:val="24"/>
        </w:rPr>
        <w:t xml:space="preserve">-app </w:t>
      </w:r>
      <w:r>
        <w:rPr>
          <w:rFonts w:hint="eastAsia"/>
          <w:color w:val="000000"/>
          <w:sz w:val="24"/>
          <w:szCs w:val="24"/>
        </w:rPr>
        <w:t>组件规范和扩展</w:t>
      </w:r>
      <w:proofErr w:type="spellStart"/>
      <w:r>
        <w:rPr>
          <w:rFonts w:hint="eastAsia"/>
          <w:color w:val="000000"/>
          <w:sz w:val="24"/>
          <w:szCs w:val="24"/>
        </w:rPr>
        <w:t>api</w:t>
      </w:r>
      <w:proofErr w:type="spellEnd"/>
      <w:proofErr w:type="gramStart"/>
      <w:r>
        <w:rPr>
          <w:rFonts w:hint="eastAsia"/>
          <w:color w:val="000000"/>
          <w:sz w:val="24"/>
          <w:szCs w:val="24"/>
        </w:rPr>
        <w:t>与微信小</w:t>
      </w:r>
      <w:proofErr w:type="gramEnd"/>
      <w:r>
        <w:rPr>
          <w:rFonts w:hint="eastAsia"/>
          <w:color w:val="000000"/>
          <w:sz w:val="24"/>
          <w:szCs w:val="24"/>
        </w:rPr>
        <w:t>程序基本相同。有一定</w:t>
      </w:r>
      <w:r>
        <w:rPr>
          <w:rFonts w:hint="eastAsia"/>
          <w:color w:val="000000"/>
          <w:sz w:val="24"/>
          <w:szCs w:val="24"/>
        </w:rPr>
        <w:t xml:space="preserve"> Vue.js </w:t>
      </w:r>
      <w:proofErr w:type="gramStart"/>
      <w:r>
        <w:rPr>
          <w:rFonts w:hint="eastAsia"/>
          <w:color w:val="000000"/>
          <w:sz w:val="24"/>
          <w:szCs w:val="24"/>
        </w:rPr>
        <w:t>和微信小</w:t>
      </w:r>
      <w:proofErr w:type="gramEnd"/>
      <w:r>
        <w:rPr>
          <w:rFonts w:hint="eastAsia"/>
          <w:color w:val="000000"/>
          <w:sz w:val="24"/>
          <w:szCs w:val="24"/>
        </w:rPr>
        <w:t>程序开发经验的开发者可快速上手</w:t>
      </w:r>
      <w:r>
        <w:rPr>
          <w:rFonts w:hint="eastAsia"/>
          <w:color w:val="000000"/>
          <w:sz w:val="24"/>
          <w:szCs w:val="24"/>
        </w:rPr>
        <w:t xml:space="preserve"> </w:t>
      </w:r>
      <w:proofErr w:type="spellStart"/>
      <w:r>
        <w:rPr>
          <w:rFonts w:hint="eastAsia"/>
          <w:color w:val="000000"/>
          <w:sz w:val="24"/>
          <w:szCs w:val="24"/>
        </w:rPr>
        <w:t>uni</w:t>
      </w:r>
      <w:proofErr w:type="spellEnd"/>
      <w:r>
        <w:rPr>
          <w:rFonts w:hint="eastAsia"/>
          <w:color w:val="000000"/>
          <w:sz w:val="24"/>
          <w:szCs w:val="24"/>
        </w:rPr>
        <w:t xml:space="preserve">-app </w:t>
      </w:r>
      <w:r>
        <w:rPr>
          <w:rFonts w:hint="eastAsia"/>
          <w:color w:val="000000"/>
          <w:sz w:val="24"/>
          <w:szCs w:val="24"/>
        </w:rPr>
        <w:t>，开发出兼容多端的应用。</w:t>
      </w:r>
    </w:p>
    <w:p w14:paraId="1F7BAE79" w14:textId="77777777" w:rsidR="00DF166E" w:rsidRDefault="00CB199E">
      <w:pPr>
        <w:tabs>
          <w:tab w:val="left" w:pos="4860"/>
        </w:tabs>
        <w:spacing w:line="360" w:lineRule="auto"/>
        <w:outlineLvl w:val="1"/>
        <w:rPr>
          <w:color w:val="000000"/>
          <w:sz w:val="24"/>
          <w:szCs w:val="24"/>
        </w:rPr>
      </w:pPr>
      <w:proofErr w:type="spellStart"/>
      <w:r>
        <w:rPr>
          <w:rFonts w:hint="eastAsia"/>
          <w:color w:val="000000"/>
          <w:sz w:val="24"/>
          <w:szCs w:val="24"/>
        </w:rPr>
        <w:t>uni</w:t>
      </w:r>
      <w:proofErr w:type="spellEnd"/>
      <w:r>
        <w:rPr>
          <w:rFonts w:hint="eastAsia"/>
          <w:color w:val="000000"/>
          <w:sz w:val="24"/>
          <w:szCs w:val="24"/>
        </w:rPr>
        <w:t>-app</w:t>
      </w:r>
      <w:r>
        <w:rPr>
          <w:rFonts w:hint="eastAsia"/>
          <w:color w:val="000000"/>
          <w:sz w:val="24"/>
          <w:szCs w:val="24"/>
        </w:rPr>
        <w:t>提供了条件编译优化，可以优雅的为某平台写个性化代码、调用专有能力而不影响其他平台。</w:t>
      </w:r>
    </w:p>
    <w:p w14:paraId="66E11A1E" w14:textId="77777777" w:rsidR="00DF166E" w:rsidRDefault="00CB199E">
      <w:pPr>
        <w:tabs>
          <w:tab w:val="left" w:pos="4860"/>
        </w:tabs>
        <w:spacing w:line="360" w:lineRule="auto"/>
        <w:outlineLvl w:val="1"/>
        <w:rPr>
          <w:color w:val="000000"/>
          <w:sz w:val="24"/>
          <w:szCs w:val="24"/>
        </w:rPr>
      </w:pPr>
      <w:proofErr w:type="spellStart"/>
      <w:r>
        <w:rPr>
          <w:rFonts w:hint="eastAsia"/>
          <w:color w:val="000000"/>
          <w:sz w:val="24"/>
          <w:szCs w:val="24"/>
        </w:rPr>
        <w:t>uni</w:t>
      </w:r>
      <w:proofErr w:type="spellEnd"/>
      <w:r>
        <w:rPr>
          <w:rFonts w:hint="eastAsia"/>
          <w:color w:val="000000"/>
          <w:sz w:val="24"/>
          <w:szCs w:val="24"/>
        </w:rPr>
        <w:t>-app</w:t>
      </w:r>
      <w:r>
        <w:rPr>
          <w:rFonts w:hint="eastAsia"/>
          <w:color w:val="000000"/>
          <w:sz w:val="24"/>
          <w:szCs w:val="24"/>
        </w:rPr>
        <w:t>打包到</w:t>
      </w:r>
      <w:r>
        <w:rPr>
          <w:rFonts w:hint="eastAsia"/>
          <w:color w:val="000000"/>
          <w:sz w:val="24"/>
          <w:szCs w:val="24"/>
        </w:rPr>
        <w:t>App</w:t>
      </w:r>
      <w:r>
        <w:rPr>
          <w:rFonts w:hint="eastAsia"/>
          <w:color w:val="000000"/>
          <w:sz w:val="24"/>
          <w:szCs w:val="24"/>
        </w:rPr>
        <w:t>时仍然使用了</w:t>
      </w:r>
      <w:r>
        <w:rPr>
          <w:rFonts w:hint="eastAsia"/>
          <w:color w:val="000000"/>
          <w:sz w:val="24"/>
          <w:szCs w:val="24"/>
        </w:rPr>
        <w:t>5+</w:t>
      </w:r>
      <w:r>
        <w:rPr>
          <w:rFonts w:hint="eastAsia"/>
          <w:color w:val="000000"/>
          <w:sz w:val="24"/>
          <w:szCs w:val="24"/>
        </w:rPr>
        <w:t>引擎，</w:t>
      </w:r>
      <w:r>
        <w:rPr>
          <w:rFonts w:hint="eastAsia"/>
          <w:color w:val="000000"/>
          <w:sz w:val="24"/>
          <w:szCs w:val="24"/>
        </w:rPr>
        <w:t>5+</w:t>
      </w:r>
      <w:r>
        <w:rPr>
          <w:rFonts w:hint="eastAsia"/>
          <w:color w:val="000000"/>
          <w:sz w:val="24"/>
          <w:szCs w:val="24"/>
        </w:rPr>
        <w:t>的所有能力都可以在</w:t>
      </w:r>
      <w:proofErr w:type="spellStart"/>
      <w:r>
        <w:rPr>
          <w:rFonts w:hint="eastAsia"/>
          <w:color w:val="000000"/>
          <w:sz w:val="24"/>
          <w:szCs w:val="24"/>
        </w:rPr>
        <w:t>uni</w:t>
      </w:r>
      <w:proofErr w:type="spellEnd"/>
      <w:r>
        <w:rPr>
          <w:rFonts w:hint="eastAsia"/>
          <w:color w:val="000000"/>
          <w:sz w:val="24"/>
          <w:szCs w:val="24"/>
        </w:rPr>
        <w:t>-app</w:t>
      </w:r>
      <w:r>
        <w:rPr>
          <w:rFonts w:hint="eastAsia"/>
          <w:color w:val="000000"/>
          <w:sz w:val="24"/>
          <w:szCs w:val="24"/>
        </w:rPr>
        <w:t>中可以使用。在</w:t>
      </w:r>
      <w:r>
        <w:rPr>
          <w:rFonts w:hint="eastAsia"/>
          <w:color w:val="000000"/>
          <w:sz w:val="24"/>
          <w:szCs w:val="24"/>
        </w:rPr>
        <w:t>App</w:t>
      </w:r>
      <w:proofErr w:type="gramStart"/>
      <w:r>
        <w:rPr>
          <w:rFonts w:hint="eastAsia"/>
          <w:color w:val="000000"/>
          <w:sz w:val="24"/>
          <w:szCs w:val="24"/>
        </w:rPr>
        <w:t>端运行</w:t>
      </w:r>
      <w:proofErr w:type="gramEnd"/>
      <w:r>
        <w:rPr>
          <w:rFonts w:hint="eastAsia"/>
          <w:color w:val="000000"/>
          <w:sz w:val="24"/>
          <w:szCs w:val="24"/>
        </w:rPr>
        <w:t>性能</w:t>
      </w:r>
      <w:proofErr w:type="gramStart"/>
      <w:r>
        <w:rPr>
          <w:rFonts w:hint="eastAsia"/>
          <w:color w:val="000000"/>
          <w:sz w:val="24"/>
          <w:szCs w:val="24"/>
        </w:rPr>
        <w:t>和微信</w:t>
      </w:r>
      <w:proofErr w:type="gramEnd"/>
      <w:r>
        <w:rPr>
          <w:rFonts w:hint="eastAsia"/>
          <w:color w:val="000000"/>
          <w:sz w:val="24"/>
          <w:szCs w:val="24"/>
        </w:rPr>
        <w:t>小程序基本相同。</w:t>
      </w:r>
    </w:p>
    <w:p w14:paraId="64B3D9A5" w14:textId="77777777" w:rsidR="00DF166E" w:rsidRDefault="00CB199E">
      <w:pPr>
        <w:tabs>
          <w:tab w:val="left" w:pos="4860"/>
        </w:tabs>
        <w:spacing w:line="360" w:lineRule="auto"/>
        <w:outlineLvl w:val="1"/>
        <w:rPr>
          <w:color w:val="000000"/>
          <w:sz w:val="24"/>
          <w:szCs w:val="24"/>
        </w:rPr>
      </w:pPr>
      <w:r>
        <w:rPr>
          <w:rFonts w:hint="eastAsia"/>
          <w:color w:val="000000"/>
          <w:sz w:val="24"/>
          <w:szCs w:val="24"/>
        </w:rPr>
        <w:t>对于技术人员而言：不用学那么多的平台开发技术、研究那么多前端框架，学会基于</w:t>
      </w:r>
      <w:proofErr w:type="spellStart"/>
      <w:r>
        <w:rPr>
          <w:rFonts w:hint="eastAsia"/>
          <w:color w:val="000000"/>
          <w:sz w:val="24"/>
          <w:szCs w:val="24"/>
        </w:rPr>
        <w:t>vue</w:t>
      </w:r>
      <w:proofErr w:type="spellEnd"/>
      <w:r>
        <w:rPr>
          <w:rFonts w:hint="eastAsia"/>
          <w:color w:val="000000"/>
          <w:sz w:val="24"/>
          <w:szCs w:val="24"/>
        </w:rPr>
        <w:t>的</w:t>
      </w:r>
      <w:proofErr w:type="spellStart"/>
      <w:r>
        <w:rPr>
          <w:rFonts w:hint="eastAsia"/>
          <w:color w:val="000000"/>
          <w:sz w:val="24"/>
          <w:szCs w:val="24"/>
        </w:rPr>
        <w:t>uni</w:t>
      </w:r>
      <w:proofErr w:type="spellEnd"/>
      <w:r>
        <w:rPr>
          <w:rFonts w:hint="eastAsia"/>
          <w:color w:val="000000"/>
          <w:sz w:val="24"/>
          <w:szCs w:val="24"/>
        </w:rPr>
        <w:t>-app</w:t>
      </w:r>
      <w:r>
        <w:rPr>
          <w:rFonts w:hint="eastAsia"/>
          <w:color w:val="000000"/>
          <w:sz w:val="24"/>
          <w:szCs w:val="24"/>
        </w:rPr>
        <w:t>就够了。</w:t>
      </w:r>
    </w:p>
    <w:p w14:paraId="62B18C98" w14:textId="77777777" w:rsidR="00DF166E" w:rsidRDefault="00CB199E">
      <w:pPr>
        <w:tabs>
          <w:tab w:val="left" w:pos="4860"/>
        </w:tabs>
        <w:spacing w:line="360" w:lineRule="auto"/>
        <w:outlineLvl w:val="1"/>
        <w:rPr>
          <w:color w:val="000000"/>
          <w:sz w:val="24"/>
          <w:szCs w:val="24"/>
        </w:rPr>
      </w:pPr>
      <w:r>
        <w:rPr>
          <w:rFonts w:hint="eastAsia"/>
          <w:color w:val="000000"/>
          <w:sz w:val="24"/>
          <w:szCs w:val="24"/>
        </w:rPr>
        <w:t>对于公司而言：更低成本，覆盖更多用户，</w:t>
      </w:r>
      <w:proofErr w:type="spellStart"/>
      <w:r>
        <w:rPr>
          <w:rFonts w:hint="eastAsia"/>
          <w:color w:val="000000"/>
          <w:sz w:val="24"/>
          <w:szCs w:val="24"/>
        </w:rPr>
        <w:t>uni</w:t>
      </w:r>
      <w:proofErr w:type="spellEnd"/>
      <w:r>
        <w:rPr>
          <w:rFonts w:hint="eastAsia"/>
          <w:color w:val="000000"/>
          <w:sz w:val="24"/>
          <w:szCs w:val="24"/>
        </w:rPr>
        <w:t>-app</w:t>
      </w:r>
      <w:r>
        <w:rPr>
          <w:rFonts w:hint="eastAsia"/>
          <w:color w:val="000000"/>
          <w:sz w:val="24"/>
          <w:szCs w:val="24"/>
        </w:rPr>
        <w:t>是高效利器。</w:t>
      </w:r>
      <w:proofErr w:type="spellStart"/>
      <w:r>
        <w:rPr>
          <w:rFonts w:hint="eastAsia"/>
          <w:color w:val="000000"/>
          <w:sz w:val="24"/>
          <w:szCs w:val="24"/>
        </w:rPr>
        <w:t>uni</w:t>
      </w:r>
      <w:proofErr w:type="spellEnd"/>
      <w:r>
        <w:rPr>
          <w:rFonts w:hint="eastAsia"/>
          <w:color w:val="000000"/>
          <w:sz w:val="24"/>
          <w:szCs w:val="24"/>
        </w:rPr>
        <w:t>-app</w:t>
      </w:r>
      <w:r>
        <w:rPr>
          <w:rFonts w:hint="eastAsia"/>
          <w:color w:val="000000"/>
          <w:sz w:val="24"/>
          <w:szCs w:val="24"/>
        </w:rPr>
        <w:t>多端演示为方便开发者体验</w:t>
      </w:r>
      <w:proofErr w:type="spellStart"/>
      <w:r>
        <w:rPr>
          <w:rFonts w:hint="eastAsia"/>
          <w:color w:val="000000"/>
          <w:sz w:val="24"/>
          <w:szCs w:val="24"/>
        </w:rPr>
        <w:t>uni</w:t>
      </w:r>
      <w:proofErr w:type="spellEnd"/>
      <w:r>
        <w:rPr>
          <w:rFonts w:hint="eastAsia"/>
          <w:color w:val="000000"/>
          <w:sz w:val="24"/>
          <w:szCs w:val="24"/>
        </w:rPr>
        <w:t>-app</w:t>
      </w:r>
      <w:r>
        <w:rPr>
          <w:rFonts w:hint="eastAsia"/>
          <w:color w:val="000000"/>
          <w:sz w:val="24"/>
          <w:szCs w:val="24"/>
        </w:rPr>
        <w:t>的组件、接口、模板，</w:t>
      </w:r>
      <w:proofErr w:type="spellStart"/>
      <w:r>
        <w:rPr>
          <w:rFonts w:hint="eastAsia"/>
          <w:color w:val="000000"/>
          <w:sz w:val="24"/>
          <w:szCs w:val="24"/>
        </w:rPr>
        <w:t>DCloud</w:t>
      </w:r>
      <w:proofErr w:type="spellEnd"/>
      <w:r>
        <w:rPr>
          <w:rFonts w:hint="eastAsia"/>
          <w:color w:val="000000"/>
          <w:sz w:val="24"/>
          <w:szCs w:val="24"/>
        </w:rPr>
        <w:t>发布了</w:t>
      </w:r>
      <w:r>
        <w:rPr>
          <w:rFonts w:hint="eastAsia"/>
          <w:color w:val="000000"/>
          <w:sz w:val="24"/>
          <w:szCs w:val="24"/>
        </w:rPr>
        <w:t xml:space="preserve">Hello </w:t>
      </w:r>
      <w:proofErr w:type="spellStart"/>
      <w:r>
        <w:rPr>
          <w:rFonts w:hint="eastAsia"/>
          <w:color w:val="000000"/>
          <w:sz w:val="24"/>
          <w:szCs w:val="24"/>
        </w:rPr>
        <w:t>uni</w:t>
      </w:r>
      <w:proofErr w:type="spellEnd"/>
      <w:r>
        <w:rPr>
          <w:rFonts w:hint="eastAsia"/>
          <w:color w:val="000000"/>
          <w:sz w:val="24"/>
          <w:szCs w:val="24"/>
        </w:rPr>
        <w:t>-app</w:t>
      </w:r>
      <w:r>
        <w:rPr>
          <w:rFonts w:hint="eastAsia"/>
          <w:color w:val="000000"/>
          <w:sz w:val="24"/>
          <w:szCs w:val="24"/>
        </w:rPr>
        <w:t>演示程序（代码已开源，详见</w:t>
      </w:r>
      <w:proofErr w:type="spellStart"/>
      <w:r>
        <w:rPr>
          <w:rFonts w:hint="eastAsia"/>
          <w:color w:val="000000"/>
          <w:sz w:val="24"/>
          <w:szCs w:val="24"/>
        </w:rPr>
        <w:t>Github</w:t>
      </w:r>
      <w:proofErr w:type="spellEnd"/>
      <w:r>
        <w:rPr>
          <w:rFonts w:hint="eastAsia"/>
          <w:color w:val="000000"/>
          <w:sz w:val="24"/>
          <w:szCs w:val="24"/>
        </w:rPr>
        <w:t>），</w:t>
      </w:r>
      <w:r>
        <w:rPr>
          <w:rFonts w:hint="eastAsia"/>
          <w:color w:val="000000"/>
          <w:sz w:val="24"/>
          <w:szCs w:val="24"/>
        </w:rPr>
        <w:t xml:space="preserve">Hello </w:t>
      </w:r>
      <w:proofErr w:type="spellStart"/>
      <w:r>
        <w:rPr>
          <w:rFonts w:hint="eastAsia"/>
          <w:color w:val="000000"/>
          <w:sz w:val="24"/>
          <w:szCs w:val="24"/>
        </w:rPr>
        <w:t>uni</w:t>
      </w:r>
      <w:proofErr w:type="spellEnd"/>
      <w:r>
        <w:rPr>
          <w:rFonts w:hint="eastAsia"/>
          <w:color w:val="000000"/>
          <w:sz w:val="24"/>
          <w:szCs w:val="24"/>
        </w:rPr>
        <w:t>-app</w:t>
      </w:r>
      <w:r>
        <w:rPr>
          <w:rFonts w:hint="eastAsia"/>
          <w:color w:val="000000"/>
          <w:sz w:val="24"/>
          <w:szCs w:val="24"/>
        </w:rPr>
        <w:t>实现了一套代码，同时发布到</w:t>
      </w:r>
      <w:r>
        <w:rPr>
          <w:rFonts w:hint="eastAsia"/>
          <w:color w:val="000000"/>
          <w:sz w:val="24"/>
          <w:szCs w:val="24"/>
        </w:rPr>
        <w:t>iOS</w:t>
      </w:r>
      <w:r>
        <w:rPr>
          <w:rFonts w:hint="eastAsia"/>
          <w:color w:val="000000"/>
          <w:sz w:val="24"/>
          <w:szCs w:val="24"/>
        </w:rPr>
        <w:t>、</w:t>
      </w:r>
      <w:r>
        <w:rPr>
          <w:rFonts w:hint="eastAsia"/>
          <w:color w:val="000000"/>
          <w:sz w:val="24"/>
          <w:szCs w:val="24"/>
        </w:rPr>
        <w:t>Android</w:t>
      </w:r>
      <w:r>
        <w:rPr>
          <w:rFonts w:hint="eastAsia"/>
          <w:color w:val="000000"/>
          <w:sz w:val="24"/>
          <w:szCs w:val="24"/>
        </w:rPr>
        <w:t>、</w:t>
      </w:r>
      <w:proofErr w:type="gramStart"/>
      <w:r>
        <w:rPr>
          <w:rFonts w:hint="eastAsia"/>
          <w:color w:val="000000"/>
          <w:sz w:val="24"/>
          <w:szCs w:val="24"/>
        </w:rPr>
        <w:t>微信小</w:t>
      </w:r>
      <w:proofErr w:type="gramEnd"/>
      <w:r>
        <w:rPr>
          <w:rFonts w:hint="eastAsia"/>
          <w:color w:val="000000"/>
          <w:sz w:val="24"/>
          <w:szCs w:val="24"/>
        </w:rPr>
        <w:t>程序。</w:t>
      </w:r>
    </w:p>
    <w:p w14:paraId="506B9482" w14:textId="77777777" w:rsidR="00DF166E" w:rsidRDefault="00CB199E">
      <w:pPr>
        <w:tabs>
          <w:tab w:val="left" w:pos="4860"/>
        </w:tabs>
        <w:spacing w:line="360" w:lineRule="auto"/>
        <w:outlineLvl w:val="1"/>
        <w:rPr>
          <w:rFonts w:eastAsia="黑体"/>
          <w:sz w:val="28"/>
          <w:szCs w:val="28"/>
        </w:rPr>
      </w:pPr>
      <w:r>
        <w:rPr>
          <w:rFonts w:eastAsia="黑体"/>
          <w:sz w:val="28"/>
          <w:szCs w:val="28"/>
        </w:rPr>
        <w:t>2.4</w:t>
      </w:r>
      <w:r>
        <w:rPr>
          <w:rFonts w:eastAsia="黑体" w:hint="eastAsia"/>
          <w:sz w:val="28"/>
          <w:szCs w:val="28"/>
        </w:rPr>
        <w:t xml:space="preserve"> </w:t>
      </w:r>
      <w:r>
        <w:rPr>
          <w:rFonts w:eastAsia="黑体"/>
          <w:sz w:val="28"/>
          <w:szCs w:val="28"/>
        </w:rPr>
        <w:t>开发环境</w:t>
      </w:r>
      <w:bookmarkEnd w:id="41"/>
    </w:p>
    <w:p w14:paraId="4A2D31A4" w14:textId="5D7BD793" w:rsidR="00DF166E" w:rsidRDefault="00CB199E">
      <w:pPr>
        <w:spacing w:line="360" w:lineRule="auto"/>
        <w:ind w:firstLineChars="200" w:firstLine="480"/>
        <w:outlineLvl w:val="2"/>
        <w:rPr>
          <w:rFonts w:eastAsia="黑体"/>
          <w:sz w:val="24"/>
          <w:szCs w:val="24"/>
        </w:rPr>
      </w:pPr>
      <w:bookmarkStart w:id="57" w:name="_Toc236"/>
      <w:r>
        <w:rPr>
          <w:rFonts w:eastAsia="黑体"/>
          <w:sz w:val="24"/>
          <w:szCs w:val="24"/>
        </w:rPr>
        <w:t xml:space="preserve">2.4.1 </w:t>
      </w:r>
      <w:bookmarkEnd w:id="57"/>
      <w:proofErr w:type="spellStart"/>
      <w:proofErr w:type="gramStart"/>
      <w:r>
        <w:rPr>
          <w:rFonts w:eastAsia="黑体"/>
          <w:sz w:val="24"/>
          <w:szCs w:val="24"/>
        </w:rPr>
        <w:t>HbuilderX</w:t>
      </w:r>
      <w:proofErr w:type="spellEnd"/>
      <w:r>
        <w:rPr>
          <w:rFonts w:eastAsia="黑体"/>
          <w:sz w:val="24"/>
          <w:szCs w:val="24"/>
          <w:vertAlign w:val="superscript"/>
          <w:rPrChange w:id="58" w:author="thinkpad" w:date="2021-04-29T21:45:00Z">
            <w:rPr>
              <w:rFonts w:eastAsia="黑体"/>
              <w:sz w:val="24"/>
              <w:szCs w:val="24"/>
            </w:rPr>
          </w:rPrChange>
        </w:rPr>
        <w:t>[</w:t>
      </w:r>
      <w:proofErr w:type="gramEnd"/>
      <w:r w:rsidR="00647C73">
        <w:rPr>
          <w:rFonts w:eastAsia="黑体"/>
          <w:sz w:val="24"/>
          <w:szCs w:val="24"/>
          <w:vertAlign w:val="superscript"/>
        </w:rPr>
        <w:t>6</w:t>
      </w:r>
      <w:r>
        <w:rPr>
          <w:rFonts w:eastAsia="黑体"/>
          <w:sz w:val="24"/>
          <w:szCs w:val="24"/>
          <w:vertAlign w:val="superscript"/>
          <w:rPrChange w:id="59" w:author="thinkpad" w:date="2021-04-29T21:45:00Z">
            <w:rPr>
              <w:rFonts w:eastAsia="黑体"/>
              <w:sz w:val="24"/>
              <w:szCs w:val="24"/>
            </w:rPr>
          </w:rPrChange>
        </w:rPr>
        <w:t>]</w:t>
      </w:r>
    </w:p>
    <w:p w14:paraId="42D6486E" w14:textId="77777777" w:rsidR="00DF166E" w:rsidRDefault="00CB199E">
      <w:pPr>
        <w:spacing w:line="360" w:lineRule="auto"/>
        <w:ind w:firstLineChars="200" w:firstLine="480"/>
        <w:outlineLvl w:val="2"/>
        <w:rPr>
          <w:sz w:val="24"/>
          <w:szCs w:val="24"/>
        </w:rPr>
      </w:pPr>
      <w:bookmarkStart w:id="60" w:name="_Toc11707"/>
      <w:proofErr w:type="spellStart"/>
      <w:r>
        <w:rPr>
          <w:rFonts w:hint="eastAsia"/>
          <w:sz w:val="24"/>
          <w:szCs w:val="24"/>
        </w:rPr>
        <w:t>HBuilderX</w:t>
      </w:r>
      <w:proofErr w:type="spellEnd"/>
      <w:r>
        <w:rPr>
          <w:rFonts w:hint="eastAsia"/>
          <w:sz w:val="24"/>
          <w:szCs w:val="24"/>
        </w:rPr>
        <w:t>，</w:t>
      </w:r>
      <w:r>
        <w:rPr>
          <w:rFonts w:hint="eastAsia"/>
          <w:sz w:val="24"/>
          <w:szCs w:val="24"/>
        </w:rPr>
        <w:t>H</w:t>
      </w:r>
      <w:r>
        <w:rPr>
          <w:rFonts w:hint="eastAsia"/>
          <w:sz w:val="24"/>
          <w:szCs w:val="24"/>
        </w:rPr>
        <w:t>是</w:t>
      </w:r>
      <w:r>
        <w:rPr>
          <w:rFonts w:hint="eastAsia"/>
          <w:sz w:val="24"/>
          <w:szCs w:val="24"/>
        </w:rPr>
        <w:t>HTML</w:t>
      </w:r>
      <w:r>
        <w:rPr>
          <w:rFonts w:hint="eastAsia"/>
          <w:sz w:val="24"/>
          <w:szCs w:val="24"/>
        </w:rPr>
        <w:t>的首字母，</w:t>
      </w:r>
      <w:r>
        <w:rPr>
          <w:rFonts w:hint="eastAsia"/>
          <w:sz w:val="24"/>
          <w:szCs w:val="24"/>
        </w:rPr>
        <w:t>Builder</w:t>
      </w:r>
      <w:r>
        <w:rPr>
          <w:rFonts w:hint="eastAsia"/>
          <w:sz w:val="24"/>
          <w:szCs w:val="24"/>
        </w:rPr>
        <w:t>是构造者，</w:t>
      </w:r>
      <w:r>
        <w:rPr>
          <w:rFonts w:hint="eastAsia"/>
          <w:sz w:val="24"/>
          <w:szCs w:val="24"/>
        </w:rPr>
        <w:t>X</w:t>
      </w:r>
      <w:r>
        <w:rPr>
          <w:rFonts w:hint="eastAsia"/>
          <w:sz w:val="24"/>
          <w:szCs w:val="24"/>
        </w:rPr>
        <w:t>是</w:t>
      </w:r>
      <w:proofErr w:type="spellStart"/>
      <w:r>
        <w:rPr>
          <w:rFonts w:hint="eastAsia"/>
          <w:sz w:val="24"/>
          <w:szCs w:val="24"/>
        </w:rPr>
        <w:t>HBuilder</w:t>
      </w:r>
      <w:proofErr w:type="spellEnd"/>
      <w:r>
        <w:rPr>
          <w:rFonts w:hint="eastAsia"/>
          <w:sz w:val="24"/>
          <w:szCs w:val="24"/>
        </w:rPr>
        <w:t>的下一代版本。我们也简称</w:t>
      </w:r>
      <w:r>
        <w:rPr>
          <w:rFonts w:hint="eastAsia"/>
          <w:sz w:val="24"/>
          <w:szCs w:val="24"/>
        </w:rPr>
        <w:t>HX</w:t>
      </w:r>
      <w:r>
        <w:rPr>
          <w:rFonts w:hint="eastAsia"/>
          <w:sz w:val="24"/>
          <w:szCs w:val="24"/>
        </w:rPr>
        <w:t>。</w:t>
      </w:r>
    </w:p>
    <w:p w14:paraId="31A5745C" w14:textId="77777777" w:rsidR="00DF166E" w:rsidRDefault="00CB199E">
      <w:pPr>
        <w:spacing w:line="360" w:lineRule="auto"/>
        <w:ind w:firstLineChars="200" w:firstLine="480"/>
        <w:outlineLvl w:val="2"/>
        <w:rPr>
          <w:sz w:val="24"/>
          <w:szCs w:val="24"/>
        </w:rPr>
      </w:pPr>
      <w:r>
        <w:rPr>
          <w:rFonts w:hint="eastAsia"/>
          <w:sz w:val="24"/>
          <w:szCs w:val="24"/>
        </w:rPr>
        <w:t>HX</w:t>
      </w:r>
      <w:r>
        <w:rPr>
          <w:rFonts w:hint="eastAsia"/>
          <w:sz w:val="24"/>
          <w:szCs w:val="24"/>
        </w:rPr>
        <w:t>是轻如编辑器、强如</w:t>
      </w:r>
      <w:r>
        <w:rPr>
          <w:rFonts w:hint="eastAsia"/>
          <w:sz w:val="24"/>
          <w:szCs w:val="24"/>
        </w:rPr>
        <w:t>IDE</w:t>
      </w:r>
      <w:r>
        <w:rPr>
          <w:rFonts w:hint="eastAsia"/>
          <w:sz w:val="24"/>
          <w:szCs w:val="24"/>
        </w:rPr>
        <w:t>的合体版本。</w:t>
      </w:r>
    </w:p>
    <w:p w14:paraId="336DC371" w14:textId="77777777" w:rsidR="00DF166E" w:rsidRDefault="00CB199E">
      <w:pPr>
        <w:spacing w:line="360" w:lineRule="auto"/>
        <w:ind w:firstLineChars="200" w:firstLine="480"/>
        <w:outlineLvl w:val="2"/>
        <w:rPr>
          <w:sz w:val="24"/>
          <w:szCs w:val="24"/>
        </w:rPr>
      </w:pPr>
      <w:r>
        <w:rPr>
          <w:rFonts w:hint="eastAsia"/>
          <w:sz w:val="24"/>
          <w:szCs w:val="24"/>
        </w:rPr>
        <w:t>特点：</w:t>
      </w:r>
    </w:p>
    <w:p w14:paraId="14EF8D9C" w14:textId="77777777" w:rsidR="00DF166E" w:rsidRDefault="00CB199E">
      <w:pPr>
        <w:spacing w:line="360" w:lineRule="auto"/>
        <w:ind w:firstLineChars="374" w:firstLine="898"/>
        <w:outlineLvl w:val="2"/>
        <w:rPr>
          <w:sz w:val="24"/>
          <w:szCs w:val="24"/>
        </w:rPr>
      </w:pPr>
      <w:r>
        <w:rPr>
          <w:rFonts w:hint="eastAsia"/>
          <w:sz w:val="24"/>
          <w:szCs w:val="24"/>
        </w:rPr>
        <w:t>轻巧</w:t>
      </w:r>
    </w:p>
    <w:p w14:paraId="45185F0E" w14:textId="77777777" w:rsidR="00DF166E" w:rsidRDefault="00CB199E">
      <w:pPr>
        <w:spacing w:line="360" w:lineRule="auto"/>
        <w:ind w:firstLineChars="548" w:firstLine="1315"/>
        <w:outlineLvl w:val="2"/>
        <w:rPr>
          <w:sz w:val="24"/>
          <w:szCs w:val="24"/>
        </w:rPr>
      </w:pPr>
      <w:r>
        <w:rPr>
          <w:rFonts w:hint="eastAsia"/>
          <w:sz w:val="24"/>
          <w:szCs w:val="24"/>
        </w:rPr>
        <w:t>仅</w:t>
      </w:r>
      <w:r>
        <w:rPr>
          <w:rFonts w:hint="eastAsia"/>
          <w:sz w:val="24"/>
          <w:szCs w:val="24"/>
        </w:rPr>
        <w:t>10</w:t>
      </w:r>
      <w:r>
        <w:rPr>
          <w:rFonts w:hint="eastAsia"/>
          <w:sz w:val="24"/>
          <w:szCs w:val="24"/>
        </w:rPr>
        <w:t>余</w:t>
      </w:r>
      <w:r>
        <w:rPr>
          <w:rFonts w:hint="eastAsia"/>
          <w:sz w:val="24"/>
          <w:szCs w:val="24"/>
        </w:rPr>
        <w:t>M</w:t>
      </w:r>
      <w:r>
        <w:rPr>
          <w:rFonts w:hint="eastAsia"/>
          <w:sz w:val="24"/>
          <w:szCs w:val="24"/>
        </w:rPr>
        <w:t>的绿色发行包</w:t>
      </w:r>
      <w:r>
        <w:rPr>
          <w:rFonts w:hint="eastAsia"/>
          <w:sz w:val="24"/>
          <w:szCs w:val="24"/>
        </w:rPr>
        <w:t>(</w:t>
      </w:r>
      <w:r>
        <w:rPr>
          <w:rFonts w:hint="eastAsia"/>
          <w:sz w:val="24"/>
          <w:szCs w:val="24"/>
        </w:rPr>
        <w:t>不含插件</w:t>
      </w:r>
      <w:r>
        <w:rPr>
          <w:rFonts w:hint="eastAsia"/>
          <w:sz w:val="24"/>
          <w:szCs w:val="24"/>
        </w:rPr>
        <w:t>)</w:t>
      </w:r>
    </w:p>
    <w:p w14:paraId="53037D91" w14:textId="77777777" w:rsidR="00DF166E" w:rsidRDefault="00CB199E">
      <w:pPr>
        <w:spacing w:line="360" w:lineRule="auto"/>
        <w:ind w:firstLineChars="374" w:firstLine="898"/>
        <w:outlineLvl w:val="2"/>
        <w:rPr>
          <w:sz w:val="24"/>
          <w:szCs w:val="24"/>
        </w:rPr>
      </w:pPr>
      <w:r>
        <w:rPr>
          <w:rFonts w:hint="eastAsia"/>
          <w:sz w:val="24"/>
          <w:szCs w:val="24"/>
        </w:rPr>
        <w:t>极速</w:t>
      </w:r>
    </w:p>
    <w:p w14:paraId="47F50994" w14:textId="77777777" w:rsidR="00DF166E" w:rsidRDefault="00CB199E">
      <w:pPr>
        <w:spacing w:line="360" w:lineRule="auto"/>
        <w:ind w:firstLineChars="548" w:firstLine="1315"/>
        <w:outlineLvl w:val="2"/>
        <w:rPr>
          <w:sz w:val="24"/>
          <w:szCs w:val="24"/>
        </w:rPr>
      </w:pPr>
      <w:r>
        <w:rPr>
          <w:rFonts w:hint="eastAsia"/>
          <w:sz w:val="24"/>
          <w:szCs w:val="24"/>
        </w:rPr>
        <w:t>不管是启动速度、大文档打开速度、编码提示，都</w:t>
      </w:r>
      <w:proofErr w:type="gramStart"/>
      <w:r>
        <w:rPr>
          <w:rFonts w:hint="eastAsia"/>
          <w:sz w:val="24"/>
          <w:szCs w:val="24"/>
        </w:rPr>
        <w:t>极</w:t>
      </w:r>
      <w:proofErr w:type="gramEnd"/>
      <w:r>
        <w:rPr>
          <w:rFonts w:hint="eastAsia"/>
          <w:sz w:val="24"/>
          <w:szCs w:val="24"/>
        </w:rPr>
        <w:t>速响应</w:t>
      </w:r>
    </w:p>
    <w:p w14:paraId="1E7D4DCE" w14:textId="77777777" w:rsidR="00DF166E" w:rsidRDefault="00CB199E">
      <w:pPr>
        <w:spacing w:line="360" w:lineRule="auto"/>
        <w:ind w:firstLineChars="548" w:firstLine="1315"/>
        <w:outlineLvl w:val="2"/>
        <w:rPr>
          <w:sz w:val="24"/>
          <w:szCs w:val="24"/>
        </w:rPr>
      </w:pPr>
      <w:r>
        <w:rPr>
          <w:rFonts w:hint="eastAsia"/>
          <w:sz w:val="24"/>
          <w:szCs w:val="24"/>
        </w:rPr>
        <w:t>C++</w:t>
      </w:r>
      <w:r>
        <w:rPr>
          <w:rFonts w:hint="eastAsia"/>
          <w:sz w:val="24"/>
          <w:szCs w:val="24"/>
        </w:rPr>
        <w:t>的架构性能远超</w:t>
      </w:r>
      <w:r>
        <w:rPr>
          <w:rFonts w:hint="eastAsia"/>
          <w:sz w:val="24"/>
          <w:szCs w:val="24"/>
        </w:rPr>
        <w:t>Java</w:t>
      </w:r>
      <w:r>
        <w:rPr>
          <w:rFonts w:hint="eastAsia"/>
          <w:sz w:val="24"/>
          <w:szCs w:val="24"/>
        </w:rPr>
        <w:t>或</w:t>
      </w:r>
      <w:r>
        <w:rPr>
          <w:rFonts w:hint="eastAsia"/>
          <w:sz w:val="24"/>
          <w:szCs w:val="24"/>
        </w:rPr>
        <w:t>Electron</w:t>
      </w:r>
      <w:r>
        <w:rPr>
          <w:rFonts w:hint="eastAsia"/>
          <w:sz w:val="24"/>
          <w:szCs w:val="24"/>
        </w:rPr>
        <w:t>架构</w:t>
      </w:r>
    </w:p>
    <w:p w14:paraId="481EA5E9" w14:textId="77777777" w:rsidR="00DF166E" w:rsidRDefault="00CB199E">
      <w:pPr>
        <w:spacing w:line="360" w:lineRule="auto"/>
        <w:ind w:firstLineChars="374" w:firstLine="898"/>
        <w:outlineLvl w:val="2"/>
        <w:rPr>
          <w:sz w:val="24"/>
          <w:szCs w:val="24"/>
        </w:rPr>
      </w:pPr>
      <w:proofErr w:type="spellStart"/>
      <w:r>
        <w:rPr>
          <w:rFonts w:hint="eastAsia"/>
          <w:sz w:val="24"/>
          <w:szCs w:val="24"/>
        </w:rPr>
        <w:lastRenderedPageBreak/>
        <w:t>vue</w:t>
      </w:r>
      <w:proofErr w:type="spellEnd"/>
      <w:r>
        <w:rPr>
          <w:rFonts w:hint="eastAsia"/>
          <w:sz w:val="24"/>
          <w:szCs w:val="24"/>
        </w:rPr>
        <w:t>开发强化</w:t>
      </w:r>
    </w:p>
    <w:p w14:paraId="5ACFBFD3" w14:textId="77777777" w:rsidR="00DF166E" w:rsidRDefault="00CB199E">
      <w:pPr>
        <w:spacing w:line="360" w:lineRule="auto"/>
        <w:ind w:firstLineChars="548" w:firstLine="1315"/>
        <w:outlineLvl w:val="2"/>
        <w:rPr>
          <w:sz w:val="24"/>
          <w:szCs w:val="24"/>
        </w:rPr>
      </w:pPr>
      <w:r>
        <w:rPr>
          <w:rFonts w:hint="eastAsia"/>
          <w:sz w:val="24"/>
          <w:szCs w:val="24"/>
        </w:rPr>
        <w:t>HX</w:t>
      </w:r>
      <w:r>
        <w:rPr>
          <w:rFonts w:hint="eastAsia"/>
          <w:sz w:val="24"/>
          <w:szCs w:val="24"/>
        </w:rPr>
        <w:t>对</w:t>
      </w:r>
      <w:proofErr w:type="spellStart"/>
      <w:r>
        <w:rPr>
          <w:rFonts w:hint="eastAsia"/>
          <w:sz w:val="24"/>
          <w:szCs w:val="24"/>
        </w:rPr>
        <w:t>vue</w:t>
      </w:r>
      <w:proofErr w:type="spellEnd"/>
      <w:r>
        <w:rPr>
          <w:rFonts w:hint="eastAsia"/>
          <w:sz w:val="24"/>
          <w:szCs w:val="24"/>
        </w:rPr>
        <w:t>做了大量优化投入，开发体验远超其他开发工具</w:t>
      </w:r>
    </w:p>
    <w:p w14:paraId="6EFED5DF" w14:textId="77777777" w:rsidR="00DF166E" w:rsidRDefault="00CB199E">
      <w:pPr>
        <w:spacing w:line="360" w:lineRule="auto"/>
        <w:ind w:firstLineChars="548" w:firstLine="1315"/>
        <w:outlineLvl w:val="2"/>
        <w:rPr>
          <w:sz w:val="24"/>
          <w:szCs w:val="24"/>
        </w:rPr>
      </w:pPr>
      <w:r>
        <w:rPr>
          <w:rFonts w:hint="eastAsia"/>
          <w:sz w:val="24"/>
          <w:szCs w:val="24"/>
        </w:rPr>
        <w:t>详见</w:t>
      </w:r>
      <w:r>
        <w:rPr>
          <w:rFonts w:hint="eastAsia"/>
          <w:sz w:val="24"/>
          <w:szCs w:val="24"/>
        </w:rPr>
        <w:t xml:space="preserve"> </w:t>
      </w:r>
      <w:r>
        <w:rPr>
          <w:rFonts w:hint="eastAsia"/>
          <w:sz w:val="24"/>
          <w:szCs w:val="24"/>
        </w:rPr>
        <w:t>按下</w:t>
      </w:r>
      <w:r>
        <w:rPr>
          <w:rFonts w:hint="eastAsia"/>
          <w:sz w:val="24"/>
          <w:szCs w:val="24"/>
        </w:rPr>
        <w:t>Alt+</w:t>
      </w:r>
      <w:r>
        <w:rPr>
          <w:rFonts w:hint="eastAsia"/>
          <w:sz w:val="24"/>
          <w:szCs w:val="24"/>
        </w:rPr>
        <w:t>鼠标左键可直接打开网址</w:t>
      </w:r>
    </w:p>
    <w:p w14:paraId="415FAC25" w14:textId="77777777" w:rsidR="00DF166E" w:rsidRDefault="00CB199E">
      <w:pPr>
        <w:spacing w:line="360" w:lineRule="auto"/>
        <w:ind w:firstLineChars="374" w:firstLine="898"/>
        <w:outlineLvl w:val="2"/>
        <w:rPr>
          <w:sz w:val="24"/>
          <w:szCs w:val="24"/>
        </w:rPr>
      </w:pPr>
      <w:r>
        <w:rPr>
          <w:rFonts w:hint="eastAsia"/>
          <w:sz w:val="24"/>
          <w:szCs w:val="24"/>
        </w:rPr>
        <w:t>小程序支持</w:t>
      </w:r>
    </w:p>
    <w:p w14:paraId="0E5BE315" w14:textId="77777777" w:rsidR="00DF166E" w:rsidRDefault="00CB199E">
      <w:pPr>
        <w:spacing w:line="360" w:lineRule="auto"/>
        <w:ind w:firstLineChars="548" w:firstLine="1315"/>
        <w:outlineLvl w:val="2"/>
        <w:rPr>
          <w:sz w:val="24"/>
          <w:szCs w:val="24"/>
        </w:rPr>
      </w:pPr>
      <w:r>
        <w:rPr>
          <w:rFonts w:hint="eastAsia"/>
          <w:sz w:val="24"/>
          <w:szCs w:val="24"/>
        </w:rPr>
        <w:t>国外开发工具没有对中国的小程序开发优化，</w:t>
      </w:r>
      <w:r>
        <w:rPr>
          <w:rFonts w:hint="eastAsia"/>
          <w:sz w:val="24"/>
          <w:szCs w:val="24"/>
        </w:rPr>
        <w:t>HX</w:t>
      </w:r>
      <w:r>
        <w:rPr>
          <w:rFonts w:hint="eastAsia"/>
          <w:sz w:val="24"/>
          <w:szCs w:val="24"/>
        </w:rPr>
        <w:t>可新建</w:t>
      </w:r>
      <w:proofErr w:type="spellStart"/>
      <w:r>
        <w:rPr>
          <w:rFonts w:hint="eastAsia"/>
          <w:sz w:val="24"/>
          <w:szCs w:val="24"/>
        </w:rPr>
        <w:t>uni</w:t>
      </w:r>
      <w:proofErr w:type="spellEnd"/>
      <w:r>
        <w:rPr>
          <w:rFonts w:hint="eastAsia"/>
          <w:sz w:val="24"/>
          <w:szCs w:val="24"/>
        </w:rPr>
        <w:t>-app</w:t>
      </w:r>
      <w:r>
        <w:rPr>
          <w:rFonts w:hint="eastAsia"/>
          <w:sz w:val="24"/>
          <w:szCs w:val="24"/>
        </w:rPr>
        <w:t>或</w:t>
      </w:r>
      <w:r>
        <w:rPr>
          <w:rFonts w:hint="eastAsia"/>
          <w:sz w:val="24"/>
          <w:szCs w:val="24"/>
        </w:rPr>
        <w:tab/>
      </w:r>
      <w:r>
        <w:rPr>
          <w:rFonts w:hint="eastAsia"/>
          <w:sz w:val="24"/>
          <w:szCs w:val="24"/>
        </w:rPr>
        <w:tab/>
      </w:r>
      <w:r>
        <w:rPr>
          <w:rFonts w:hint="eastAsia"/>
          <w:sz w:val="24"/>
          <w:szCs w:val="24"/>
        </w:rPr>
        <w:tab/>
      </w:r>
      <w:r>
        <w:rPr>
          <w:rFonts w:hint="eastAsia"/>
          <w:sz w:val="24"/>
          <w:szCs w:val="24"/>
        </w:rPr>
        <w:t>小程序、</w:t>
      </w:r>
      <w:proofErr w:type="gramStart"/>
      <w:r>
        <w:rPr>
          <w:rFonts w:hint="eastAsia"/>
          <w:sz w:val="24"/>
          <w:szCs w:val="24"/>
        </w:rPr>
        <w:t>快应用</w:t>
      </w:r>
      <w:proofErr w:type="gramEnd"/>
      <w:r>
        <w:rPr>
          <w:rFonts w:hint="eastAsia"/>
          <w:sz w:val="24"/>
          <w:szCs w:val="24"/>
        </w:rPr>
        <w:t>等项目，为国人提供更高效工具</w:t>
      </w:r>
    </w:p>
    <w:p w14:paraId="762355B9" w14:textId="77777777" w:rsidR="00DF166E" w:rsidRDefault="00CB199E">
      <w:pPr>
        <w:spacing w:line="360" w:lineRule="auto"/>
        <w:ind w:firstLineChars="374" w:firstLine="898"/>
        <w:outlineLvl w:val="2"/>
        <w:rPr>
          <w:sz w:val="24"/>
          <w:szCs w:val="24"/>
        </w:rPr>
      </w:pPr>
      <w:r>
        <w:rPr>
          <w:rFonts w:hint="eastAsia"/>
          <w:sz w:val="24"/>
          <w:szCs w:val="24"/>
        </w:rPr>
        <w:t>markdown</w:t>
      </w:r>
      <w:r>
        <w:rPr>
          <w:rFonts w:hint="eastAsia"/>
          <w:sz w:val="24"/>
          <w:szCs w:val="24"/>
        </w:rPr>
        <w:t>利器</w:t>
      </w:r>
    </w:p>
    <w:p w14:paraId="449C83C8" w14:textId="77777777" w:rsidR="00DF166E" w:rsidRDefault="00CB199E">
      <w:pPr>
        <w:spacing w:line="360" w:lineRule="auto"/>
        <w:ind w:firstLineChars="548" w:firstLine="1315"/>
        <w:outlineLvl w:val="2"/>
        <w:rPr>
          <w:sz w:val="24"/>
          <w:szCs w:val="24"/>
        </w:rPr>
      </w:pPr>
      <w:r>
        <w:rPr>
          <w:rFonts w:hint="eastAsia"/>
          <w:sz w:val="24"/>
          <w:szCs w:val="24"/>
        </w:rPr>
        <w:t>HX</w:t>
      </w:r>
      <w:r>
        <w:rPr>
          <w:rFonts w:hint="eastAsia"/>
          <w:sz w:val="24"/>
          <w:szCs w:val="24"/>
        </w:rPr>
        <w:t>是唯一</w:t>
      </w:r>
      <w:proofErr w:type="gramStart"/>
      <w:r>
        <w:rPr>
          <w:rFonts w:hint="eastAsia"/>
          <w:sz w:val="24"/>
          <w:szCs w:val="24"/>
        </w:rPr>
        <w:t>一</w:t>
      </w:r>
      <w:proofErr w:type="gramEnd"/>
      <w:r>
        <w:rPr>
          <w:rFonts w:hint="eastAsia"/>
          <w:sz w:val="24"/>
          <w:szCs w:val="24"/>
        </w:rPr>
        <w:t>个新建文件默认类型是</w:t>
      </w:r>
      <w:r>
        <w:rPr>
          <w:rFonts w:hint="eastAsia"/>
          <w:sz w:val="24"/>
          <w:szCs w:val="24"/>
        </w:rPr>
        <w:t>markdown</w:t>
      </w:r>
      <w:r>
        <w:rPr>
          <w:rFonts w:hint="eastAsia"/>
          <w:sz w:val="24"/>
          <w:szCs w:val="24"/>
        </w:rPr>
        <w:t>的编辑器，也是对</w:t>
      </w:r>
      <w:r>
        <w:rPr>
          <w:rFonts w:hint="eastAsia"/>
          <w:sz w:val="24"/>
          <w:szCs w:val="24"/>
        </w:rPr>
        <w:tab/>
      </w:r>
      <w:r>
        <w:rPr>
          <w:rFonts w:hint="eastAsia"/>
          <w:sz w:val="24"/>
          <w:szCs w:val="24"/>
        </w:rPr>
        <w:tab/>
      </w:r>
      <w:r>
        <w:rPr>
          <w:rFonts w:hint="eastAsia"/>
          <w:sz w:val="24"/>
          <w:szCs w:val="24"/>
        </w:rPr>
        <w:tab/>
        <w:t>md</w:t>
      </w:r>
      <w:r>
        <w:rPr>
          <w:rFonts w:hint="eastAsia"/>
          <w:sz w:val="24"/>
          <w:szCs w:val="24"/>
        </w:rPr>
        <w:t>支持最强的编辑器</w:t>
      </w:r>
    </w:p>
    <w:p w14:paraId="437866F3" w14:textId="77777777" w:rsidR="00DF166E" w:rsidRDefault="00CB199E">
      <w:pPr>
        <w:spacing w:line="360" w:lineRule="auto"/>
        <w:ind w:firstLineChars="548" w:firstLine="1315"/>
        <w:outlineLvl w:val="2"/>
        <w:rPr>
          <w:sz w:val="24"/>
          <w:szCs w:val="24"/>
        </w:rPr>
      </w:pPr>
      <w:r>
        <w:rPr>
          <w:rFonts w:hint="eastAsia"/>
          <w:sz w:val="24"/>
          <w:szCs w:val="24"/>
        </w:rPr>
        <w:t>HX</w:t>
      </w:r>
      <w:r>
        <w:rPr>
          <w:rFonts w:hint="eastAsia"/>
          <w:sz w:val="24"/>
          <w:szCs w:val="24"/>
        </w:rPr>
        <w:t>为</w:t>
      </w:r>
      <w:r>
        <w:rPr>
          <w:rFonts w:hint="eastAsia"/>
          <w:sz w:val="24"/>
          <w:szCs w:val="24"/>
        </w:rPr>
        <w:t>md</w:t>
      </w:r>
      <w:r>
        <w:rPr>
          <w:rFonts w:hint="eastAsia"/>
          <w:sz w:val="24"/>
          <w:szCs w:val="24"/>
        </w:rPr>
        <w:t>强化了众多功能，请务必点击【菜单</w:t>
      </w:r>
      <w:r>
        <w:rPr>
          <w:rFonts w:hint="eastAsia"/>
          <w:sz w:val="24"/>
          <w:szCs w:val="24"/>
        </w:rPr>
        <w:t>-</w:t>
      </w:r>
      <w:r>
        <w:rPr>
          <w:rFonts w:hint="eastAsia"/>
          <w:sz w:val="24"/>
          <w:szCs w:val="24"/>
        </w:rPr>
        <w:t>帮助</w:t>
      </w:r>
      <w:r>
        <w:rPr>
          <w:rFonts w:hint="eastAsia"/>
          <w:sz w:val="24"/>
          <w:szCs w:val="24"/>
        </w:rPr>
        <w:t>-markdown</w:t>
      </w:r>
      <w:r>
        <w:rPr>
          <w:rFonts w:hint="eastAsia"/>
          <w:sz w:val="24"/>
          <w:szCs w:val="24"/>
        </w:rPr>
        <w:t>语</w:t>
      </w:r>
      <w:r>
        <w:rPr>
          <w:rFonts w:hint="eastAsia"/>
          <w:sz w:val="24"/>
          <w:szCs w:val="24"/>
        </w:rPr>
        <w:tab/>
      </w:r>
      <w:r>
        <w:rPr>
          <w:rFonts w:hint="eastAsia"/>
          <w:sz w:val="24"/>
          <w:szCs w:val="24"/>
        </w:rPr>
        <w:tab/>
      </w:r>
      <w:r>
        <w:rPr>
          <w:rFonts w:hint="eastAsia"/>
          <w:sz w:val="24"/>
          <w:szCs w:val="24"/>
        </w:rPr>
        <w:tab/>
      </w:r>
      <w:r>
        <w:rPr>
          <w:rFonts w:hint="eastAsia"/>
          <w:sz w:val="24"/>
          <w:szCs w:val="24"/>
        </w:rPr>
        <w:t>法示例】，快速掌握</w:t>
      </w:r>
      <w:r>
        <w:rPr>
          <w:rFonts w:hint="eastAsia"/>
          <w:sz w:val="24"/>
          <w:szCs w:val="24"/>
        </w:rPr>
        <w:t>md</w:t>
      </w:r>
      <w:r>
        <w:rPr>
          <w:rFonts w:hint="eastAsia"/>
          <w:sz w:val="24"/>
          <w:szCs w:val="24"/>
        </w:rPr>
        <w:t>及</w:t>
      </w:r>
      <w:r>
        <w:rPr>
          <w:rFonts w:hint="eastAsia"/>
          <w:sz w:val="24"/>
          <w:szCs w:val="24"/>
        </w:rPr>
        <w:t>HX</w:t>
      </w:r>
      <w:r>
        <w:rPr>
          <w:rFonts w:hint="eastAsia"/>
          <w:sz w:val="24"/>
          <w:szCs w:val="24"/>
        </w:rPr>
        <w:t>的强化技巧！</w:t>
      </w:r>
    </w:p>
    <w:p w14:paraId="7D124334" w14:textId="77777777" w:rsidR="00DF166E" w:rsidRDefault="00CB199E">
      <w:pPr>
        <w:spacing w:line="360" w:lineRule="auto"/>
        <w:ind w:firstLineChars="374" w:firstLine="898"/>
        <w:outlineLvl w:val="2"/>
        <w:rPr>
          <w:sz w:val="24"/>
          <w:szCs w:val="24"/>
        </w:rPr>
      </w:pPr>
      <w:r>
        <w:rPr>
          <w:rFonts w:hint="eastAsia"/>
          <w:sz w:val="24"/>
          <w:szCs w:val="24"/>
        </w:rPr>
        <w:t>清爽护眼</w:t>
      </w:r>
    </w:p>
    <w:p w14:paraId="40A9144E" w14:textId="77777777" w:rsidR="00DF166E" w:rsidRDefault="00CB199E">
      <w:pPr>
        <w:spacing w:line="360" w:lineRule="auto"/>
        <w:ind w:firstLineChars="548" w:firstLine="1315"/>
        <w:outlineLvl w:val="2"/>
        <w:rPr>
          <w:sz w:val="24"/>
          <w:szCs w:val="24"/>
        </w:rPr>
      </w:pPr>
      <w:r>
        <w:rPr>
          <w:rFonts w:hint="eastAsia"/>
          <w:sz w:val="24"/>
          <w:szCs w:val="24"/>
        </w:rPr>
        <w:t>HX</w:t>
      </w:r>
      <w:r>
        <w:rPr>
          <w:rFonts w:hint="eastAsia"/>
          <w:sz w:val="24"/>
          <w:szCs w:val="24"/>
        </w:rPr>
        <w:t>的界面比其他工具更清爽简洁，</w:t>
      </w:r>
      <w:proofErr w:type="gramStart"/>
      <w:r>
        <w:rPr>
          <w:rFonts w:hint="eastAsia"/>
          <w:sz w:val="24"/>
          <w:szCs w:val="24"/>
        </w:rPr>
        <w:t>绿柔主题</w:t>
      </w:r>
      <w:proofErr w:type="gramEnd"/>
      <w:r>
        <w:rPr>
          <w:rFonts w:hint="eastAsia"/>
          <w:sz w:val="24"/>
          <w:szCs w:val="24"/>
        </w:rPr>
        <w:t>经过科学的脑疲劳测</w:t>
      </w:r>
      <w:r>
        <w:rPr>
          <w:rFonts w:hint="eastAsia"/>
          <w:sz w:val="24"/>
          <w:szCs w:val="24"/>
        </w:rPr>
        <w:tab/>
      </w:r>
      <w:r>
        <w:rPr>
          <w:rFonts w:hint="eastAsia"/>
          <w:sz w:val="24"/>
          <w:szCs w:val="24"/>
        </w:rPr>
        <w:tab/>
      </w:r>
      <w:r>
        <w:rPr>
          <w:rFonts w:hint="eastAsia"/>
          <w:sz w:val="24"/>
          <w:szCs w:val="24"/>
        </w:rPr>
        <w:tab/>
      </w:r>
      <w:r>
        <w:rPr>
          <w:rFonts w:hint="eastAsia"/>
          <w:sz w:val="24"/>
          <w:szCs w:val="24"/>
        </w:rPr>
        <w:t>试，是最适合人眼长期观看的主题界面</w:t>
      </w:r>
    </w:p>
    <w:p w14:paraId="317CDC43" w14:textId="77777777" w:rsidR="00DF166E" w:rsidRDefault="00CB199E">
      <w:pPr>
        <w:spacing w:line="360" w:lineRule="auto"/>
        <w:ind w:firstLineChars="374" w:firstLine="898"/>
        <w:outlineLvl w:val="2"/>
        <w:rPr>
          <w:sz w:val="24"/>
          <w:szCs w:val="24"/>
        </w:rPr>
      </w:pPr>
      <w:r>
        <w:rPr>
          <w:rFonts w:hint="eastAsia"/>
          <w:sz w:val="24"/>
          <w:szCs w:val="24"/>
        </w:rPr>
        <w:t>详见强大的语法提示</w:t>
      </w:r>
    </w:p>
    <w:p w14:paraId="1E1ACDB5" w14:textId="77777777" w:rsidR="00DF166E" w:rsidRDefault="00CB199E">
      <w:pPr>
        <w:spacing w:line="360" w:lineRule="auto"/>
        <w:ind w:firstLineChars="548" w:firstLine="1315"/>
        <w:outlineLvl w:val="2"/>
        <w:rPr>
          <w:sz w:val="24"/>
          <w:szCs w:val="24"/>
        </w:rPr>
      </w:pPr>
      <w:r>
        <w:rPr>
          <w:rFonts w:hint="eastAsia"/>
          <w:sz w:val="24"/>
          <w:szCs w:val="24"/>
        </w:rPr>
        <w:t>HX</w:t>
      </w:r>
      <w:r>
        <w:rPr>
          <w:rFonts w:hint="eastAsia"/>
          <w:sz w:val="24"/>
          <w:szCs w:val="24"/>
        </w:rPr>
        <w:t>是中国唯一一家拥有自主</w:t>
      </w:r>
      <w:r>
        <w:rPr>
          <w:rFonts w:hint="eastAsia"/>
          <w:sz w:val="24"/>
          <w:szCs w:val="24"/>
        </w:rPr>
        <w:t>IDE</w:t>
      </w:r>
      <w:r>
        <w:rPr>
          <w:rFonts w:hint="eastAsia"/>
          <w:sz w:val="24"/>
          <w:szCs w:val="24"/>
        </w:rPr>
        <w:t>语法分析引擎的公司，对前端语</w:t>
      </w:r>
      <w:r>
        <w:rPr>
          <w:rFonts w:hint="eastAsia"/>
          <w:sz w:val="24"/>
          <w:szCs w:val="24"/>
        </w:rPr>
        <w:tab/>
      </w:r>
      <w:r>
        <w:rPr>
          <w:rFonts w:hint="eastAsia"/>
          <w:sz w:val="24"/>
          <w:szCs w:val="24"/>
        </w:rPr>
        <w:tab/>
      </w:r>
      <w:r>
        <w:rPr>
          <w:rFonts w:hint="eastAsia"/>
          <w:sz w:val="24"/>
          <w:szCs w:val="24"/>
        </w:rPr>
        <w:tab/>
      </w:r>
      <w:proofErr w:type="gramStart"/>
      <w:r>
        <w:rPr>
          <w:rFonts w:hint="eastAsia"/>
          <w:sz w:val="24"/>
          <w:szCs w:val="24"/>
        </w:rPr>
        <w:t>言提供</w:t>
      </w:r>
      <w:proofErr w:type="gramEnd"/>
      <w:r>
        <w:rPr>
          <w:rFonts w:hint="eastAsia"/>
          <w:sz w:val="24"/>
          <w:szCs w:val="24"/>
        </w:rPr>
        <w:t>准确的代码提示和转到定义</w:t>
      </w:r>
      <w:r>
        <w:rPr>
          <w:rFonts w:hint="eastAsia"/>
          <w:sz w:val="24"/>
          <w:szCs w:val="24"/>
        </w:rPr>
        <w:t>(Alt+</w:t>
      </w:r>
      <w:r>
        <w:rPr>
          <w:rFonts w:hint="eastAsia"/>
          <w:sz w:val="24"/>
          <w:szCs w:val="24"/>
        </w:rPr>
        <w:t>鼠标左键</w:t>
      </w:r>
      <w:r>
        <w:rPr>
          <w:rFonts w:hint="eastAsia"/>
          <w:sz w:val="24"/>
          <w:szCs w:val="24"/>
        </w:rPr>
        <w:t>)</w:t>
      </w:r>
    </w:p>
    <w:p w14:paraId="05526AA8" w14:textId="77777777" w:rsidR="00DF166E" w:rsidRDefault="00CB199E">
      <w:pPr>
        <w:spacing w:line="360" w:lineRule="auto"/>
        <w:ind w:firstLineChars="374" w:firstLine="898"/>
        <w:outlineLvl w:val="2"/>
        <w:rPr>
          <w:sz w:val="24"/>
          <w:szCs w:val="24"/>
        </w:rPr>
      </w:pPr>
      <w:r>
        <w:rPr>
          <w:rFonts w:hint="eastAsia"/>
          <w:sz w:val="24"/>
          <w:szCs w:val="24"/>
        </w:rPr>
        <w:t>高效</w:t>
      </w:r>
      <w:proofErr w:type="gramStart"/>
      <w:r>
        <w:rPr>
          <w:rFonts w:hint="eastAsia"/>
          <w:sz w:val="24"/>
          <w:szCs w:val="24"/>
        </w:rPr>
        <w:t>极</w:t>
      </w:r>
      <w:proofErr w:type="gramEnd"/>
      <w:r>
        <w:rPr>
          <w:rFonts w:hint="eastAsia"/>
          <w:sz w:val="24"/>
          <w:szCs w:val="24"/>
        </w:rPr>
        <w:t>客工具</w:t>
      </w:r>
    </w:p>
    <w:p w14:paraId="45D25099" w14:textId="77777777" w:rsidR="00DF166E" w:rsidRDefault="00CB199E">
      <w:pPr>
        <w:spacing w:line="360" w:lineRule="auto"/>
        <w:ind w:firstLineChars="548" w:firstLine="1315"/>
        <w:outlineLvl w:val="2"/>
        <w:rPr>
          <w:sz w:val="24"/>
          <w:szCs w:val="24"/>
        </w:rPr>
      </w:pPr>
      <w:r>
        <w:rPr>
          <w:rFonts w:hint="eastAsia"/>
          <w:sz w:val="24"/>
          <w:szCs w:val="24"/>
        </w:rPr>
        <w:t>更强大的多光标、智能双击</w:t>
      </w:r>
      <w:del w:id="61" w:author="thinkpad" w:date="2021-04-28T23:54:00Z">
        <w:r>
          <w:rPr>
            <w:rFonts w:hint="eastAsia"/>
            <w:sz w:val="24"/>
            <w:szCs w:val="24"/>
          </w:rPr>
          <w:delText>…</w:delText>
        </w:r>
      </w:del>
      <w:r>
        <w:rPr>
          <w:rFonts w:hint="eastAsia"/>
          <w:sz w:val="24"/>
          <w:szCs w:val="24"/>
        </w:rPr>
        <w:t>，···，让字处理的效率大幅提升</w:t>
      </w:r>
    </w:p>
    <w:p w14:paraId="306AE5CF" w14:textId="77777777" w:rsidR="00DF166E" w:rsidRDefault="00CB199E">
      <w:pPr>
        <w:spacing w:line="360" w:lineRule="auto"/>
        <w:ind w:firstLineChars="548" w:firstLine="1315"/>
        <w:outlineLvl w:val="2"/>
        <w:rPr>
          <w:sz w:val="24"/>
          <w:szCs w:val="24"/>
        </w:rPr>
      </w:pPr>
      <w:r>
        <w:rPr>
          <w:rFonts w:hint="eastAsia"/>
          <w:sz w:val="24"/>
          <w:szCs w:val="24"/>
        </w:rPr>
        <w:t>了解</w:t>
      </w:r>
      <w:r>
        <w:rPr>
          <w:rFonts w:hint="eastAsia"/>
          <w:sz w:val="24"/>
          <w:szCs w:val="24"/>
        </w:rPr>
        <w:t>HX</w:t>
      </w:r>
      <w:r>
        <w:rPr>
          <w:rFonts w:hint="eastAsia"/>
          <w:sz w:val="24"/>
          <w:szCs w:val="24"/>
        </w:rPr>
        <w:t>的</w:t>
      </w:r>
      <w:proofErr w:type="gramStart"/>
      <w:r>
        <w:rPr>
          <w:rFonts w:hint="eastAsia"/>
          <w:sz w:val="24"/>
          <w:szCs w:val="24"/>
        </w:rPr>
        <w:t>极</w:t>
      </w:r>
      <w:proofErr w:type="gramEnd"/>
      <w:r>
        <w:rPr>
          <w:rFonts w:hint="eastAsia"/>
          <w:sz w:val="24"/>
          <w:szCs w:val="24"/>
        </w:rPr>
        <w:t>客技巧，详见，更强的</w:t>
      </w:r>
      <w:r>
        <w:rPr>
          <w:rFonts w:hint="eastAsia"/>
          <w:sz w:val="24"/>
          <w:szCs w:val="24"/>
        </w:rPr>
        <w:t>json</w:t>
      </w:r>
      <w:r>
        <w:rPr>
          <w:rFonts w:hint="eastAsia"/>
          <w:sz w:val="24"/>
          <w:szCs w:val="24"/>
        </w:rPr>
        <w:t>支持现代</w:t>
      </w:r>
      <w:proofErr w:type="spellStart"/>
      <w:r>
        <w:rPr>
          <w:rFonts w:hint="eastAsia"/>
          <w:sz w:val="24"/>
          <w:szCs w:val="24"/>
        </w:rPr>
        <w:t>js</w:t>
      </w:r>
      <w:proofErr w:type="spellEnd"/>
      <w:r>
        <w:rPr>
          <w:rFonts w:hint="eastAsia"/>
          <w:sz w:val="24"/>
          <w:szCs w:val="24"/>
        </w:rPr>
        <w:t>开发中大量</w:t>
      </w:r>
      <w:r>
        <w:rPr>
          <w:rFonts w:hint="eastAsia"/>
          <w:sz w:val="24"/>
          <w:szCs w:val="24"/>
        </w:rPr>
        <w:t>json</w:t>
      </w:r>
      <w:r>
        <w:rPr>
          <w:rFonts w:hint="eastAsia"/>
          <w:sz w:val="24"/>
          <w:szCs w:val="24"/>
        </w:rPr>
        <w:tab/>
      </w:r>
      <w:r>
        <w:rPr>
          <w:rFonts w:hint="eastAsia"/>
          <w:sz w:val="24"/>
          <w:szCs w:val="24"/>
        </w:rPr>
        <w:tab/>
      </w:r>
      <w:r>
        <w:rPr>
          <w:rFonts w:hint="eastAsia"/>
          <w:sz w:val="24"/>
          <w:szCs w:val="24"/>
        </w:rPr>
        <w:tab/>
      </w:r>
      <w:r>
        <w:rPr>
          <w:rFonts w:hint="eastAsia"/>
          <w:sz w:val="24"/>
          <w:szCs w:val="24"/>
        </w:rPr>
        <w:t>结构的写法，</w:t>
      </w:r>
      <w:r>
        <w:rPr>
          <w:rFonts w:hint="eastAsia"/>
          <w:sz w:val="24"/>
          <w:szCs w:val="24"/>
        </w:rPr>
        <w:t>HX</w:t>
      </w:r>
      <w:r>
        <w:rPr>
          <w:rFonts w:hint="eastAsia"/>
          <w:sz w:val="24"/>
          <w:szCs w:val="24"/>
        </w:rPr>
        <w:t>提供了比其他工具更高效的操作</w:t>
      </w:r>
    </w:p>
    <w:p w14:paraId="0FFF0314" w14:textId="77777777" w:rsidR="00DF166E" w:rsidRDefault="00CB199E">
      <w:pPr>
        <w:spacing w:line="360" w:lineRule="auto"/>
        <w:ind w:firstLineChars="374" w:firstLine="898"/>
        <w:outlineLvl w:val="2"/>
        <w:rPr>
          <w:sz w:val="24"/>
          <w:szCs w:val="24"/>
        </w:rPr>
      </w:pPr>
      <w:r>
        <w:rPr>
          <w:rFonts w:hint="eastAsia"/>
          <w:sz w:val="24"/>
          <w:szCs w:val="24"/>
        </w:rPr>
        <w:t>详见扩展性</w:t>
      </w:r>
    </w:p>
    <w:p w14:paraId="4525D7AE" w14:textId="77777777" w:rsidR="00DF166E" w:rsidRDefault="00CB199E">
      <w:pPr>
        <w:spacing w:line="360" w:lineRule="auto"/>
        <w:ind w:firstLineChars="548" w:firstLine="1315"/>
        <w:outlineLvl w:val="2"/>
        <w:rPr>
          <w:sz w:val="24"/>
          <w:szCs w:val="24"/>
        </w:rPr>
      </w:pPr>
      <w:r>
        <w:rPr>
          <w:rFonts w:hint="eastAsia"/>
          <w:sz w:val="24"/>
          <w:szCs w:val="24"/>
        </w:rPr>
        <w:t>HX</w:t>
      </w:r>
      <w:r>
        <w:rPr>
          <w:rFonts w:hint="eastAsia"/>
          <w:sz w:val="24"/>
          <w:szCs w:val="24"/>
        </w:rPr>
        <w:t>支持</w:t>
      </w:r>
      <w:r>
        <w:rPr>
          <w:rFonts w:hint="eastAsia"/>
          <w:sz w:val="24"/>
          <w:szCs w:val="24"/>
        </w:rPr>
        <w:t>java</w:t>
      </w:r>
      <w:r>
        <w:rPr>
          <w:rFonts w:hint="eastAsia"/>
          <w:sz w:val="24"/>
          <w:szCs w:val="24"/>
        </w:rPr>
        <w:t>插件、</w:t>
      </w:r>
      <w:proofErr w:type="spellStart"/>
      <w:r>
        <w:rPr>
          <w:rFonts w:hint="eastAsia"/>
          <w:sz w:val="24"/>
          <w:szCs w:val="24"/>
        </w:rPr>
        <w:t>nodejs</w:t>
      </w:r>
      <w:proofErr w:type="spellEnd"/>
      <w:r>
        <w:rPr>
          <w:rFonts w:hint="eastAsia"/>
          <w:sz w:val="24"/>
          <w:szCs w:val="24"/>
        </w:rPr>
        <w:t>插件，并兼容了很多</w:t>
      </w:r>
      <w:proofErr w:type="spellStart"/>
      <w:r>
        <w:rPr>
          <w:rFonts w:hint="eastAsia"/>
          <w:sz w:val="24"/>
          <w:szCs w:val="24"/>
        </w:rPr>
        <w:t>vscode</w:t>
      </w:r>
      <w:proofErr w:type="spellEnd"/>
      <w:r>
        <w:rPr>
          <w:rFonts w:hint="eastAsia"/>
          <w:sz w:val="24"/>
          <w:szCs w:val="24"/>
        </w:rPr>
        <w:t>的插件及代</w:t>
      </w:r>
      <w:r>
        <w:rPr>
          <w:rFonts w:hint="eastAsia"/>
          <w:sz w:val="24"/>
          <w:szCs w:val="24"/>
        </w:rPr>
        <w:tab/>
      </w:r>
      <w:r>
        <w:rPr>
          <w:rFonts w:hint="eastAsia"/>
          <w:sz w:val="24"/>
          <w:szCs w:val="24"/>
        </w:rPr>
        <w:tab/>
      </w:r>
      <w:r>
        <w:rPr>
          <w:rFonts w:hint="eastAsia"/>
          <w:sz w:val="24"/>
          <w:szCs w:val="24"/>
        </w:rPr>
        <w:tab/>
      </w:r>
      <w:r>
        <w:rPr>
          <w:rFonts w:hint="eastAsia"/>
          <w:sz w:val="24"/>
          <w:szCs w:val="24"/>
        </w:rPr>
        <w:t>码块。</w:t>
      </w:r>
    </w:p>
    <w:p w14:paraId="57CFF7A4" w14:textId="77777777" w:rsidR="00DF166E" w:rsidRDefault="00CB199E">
      <w:pPr>
        <w:spacing w:line="360" w:lineRule="auto"/>
        <w:ind w:firstLineChars="548" w:firstLine="1315"/>
        <w:outlineLvl w:val="2"/>
        <w:rPr>
          <w:sz w:val="24"/>
          <w:szCs w:val="24"/>
        </w:rPr>
      </w:pPr>
      <w:r>
        <w:rPr>
          <w:rFonts w:hint="eastAsia"/>
          <w:sz w:val="24"/>
          <w:szCs w:val="24"/>
        </w:rPr>
        <w:t>还可以通过外部命令，方便的调用各种命令行功能，并设置快捷键。</w:t>
      </w:r>
    </w:p>
    <w:p w14:paraId="605C28B7" w14:textId="77777777" w:rsidR="00DF166E" w:rsidRDefault="00CB199E">
      <w:pPr>
        <w:spacing w:line="360" w:lineRule="auto"/>
        <w:ind w:firstLineChars="548" w:firstLine="1315"/>
        <w:outlineLvl w:val="2"/>
        <w:rPr>
          <w:rFonts w:eastAsia="黑体"/>
          <w:sz w:val="24"/>
          <w:szCs w:val="24"/>
        </w:rPr>
      </w:pPr>
      <w:r>
        <w:rPr>
          <w:rFonts w:hint="eastAsia"/>
          <w:sz w:val="24"/>
          <w:szCs w:val="24"/>
        </w:rPr>
        <w:t>如果习惯了其他工具</w:t>
      </w:r>
      <w:r>
        <w:rPr>
          <w:rFonts w:hint="eastAsia"/>
          <w:sz w:val="24"/>
          <w:szCs w:val="24"/>
        </w:rPr>
        <w:t>(</w:t>
      </w:r>
      <w:r>
        <w:rPr>
          <w:rFonts w:hint="eastAsia"/>
          <w:sz w:val="24"/>
          <w:szCs w:val="24"/>
        </w:rPr>
        <w:t>如</w:t>
      </w:r>
      <w:proofErr w:type="spellStart"/>
      <w:r>
        <w:rPr>
          <w:rFonts w:hint="eastAsia"/>
          <w:sz w:val="24"/>
          <w:szCs w:val="24"/>
        </w:rPr>
        <w:t>vscode</w:t>
      </w:r>
      <w:proofErr w:type="spellEnd"/>
      <w:r>
        <w:rPr>
          <w:rFonts w:hint="eastAsia"/>
          <w:sz w:val="24"/>
          <w:szCs w:val="24"/>
        </w:rPr>
        <w:t>或</w:t>
      </w:r>
      <w:r>
        <w:rPr>
          <w:rFonts w:hint="eastAsia"/>
          <w:sz w:val="24"/>
          <w:szCs w:val="24"/>
        </w:rPr>
        <w:t>sublime)</w:t>
      </w:r>
      <w:r>
        <w:rPr>
          <w:rFonts w:hint="eastAsia"/>
          <w:sz w:val="24"/>
          <w:szCs w:val="24"/>
        </w:rPr>
        <w:t>的快捷键，在菜单工具</w:t>
      </w:r>
      <w:r>
        <w:rPr>
          <w:rFonts w:hint="eastAsia"/>
          <w:sz w:val="24"/>
          <w:szCs w:val="24"/>
        </w:rPr>
        <w:t>-</w:t>
      </w:r>
      <w:r>
        <w:rPr>
          <w:rFonts w:hint="eastAsia"/>
          <w:sz w:val="24"/>
          <w:szCs w:val="24"/>
        </w:rPr>
        <w:tab/>
      </w:r>
      <w:r>
        <w:rPr>
          <w:rFonts w:hint="eastAsia"/>
          <w:sz w:val="24"/>
          <w:szCs w:val="24"/>
        </w:rPr>
        <w:tab/>
      </w:r>
      <w:r>
        <w:rPr>
          <w:rFonts w:hint="eastAsia"/>
          <w:sz w:val="24"/>
          <w:szCs w:val="24"/>
        </w:rPr>
        <w:tab/>
      </w:r>
      <w:r>
        <w:rPr>
          <w:rFonts w:hint="eastAsia"/>
          <w:sz w:val="24"/>
          <w:szCs w:val="24"/>
        </w:rPr>
        <w:t>快捷键方案中可以切换。</w:t>
      </w:r>
    </w:p>
    <w:p w14:paraId="4A92E206" w14:textId="62EA9380" w:rsidR="00DF166E" w:rsidRDefault="00CB199E">
      <w:pPr>
        <w:spacing w:line="360" w:lineRule="auto"/>
        <w:ind w:firstLineChars="200" w:firstLine="480"/>
        <w:outlineLvl w:val="2"/>
        <w:rPr>
          <w:sz w:val="24"/>
          <w:szCs w:val="24"/>
        </w:rPr>
      </w:pPr>
      <w:r>
        <w:rPr>
          <w:rFonts w:eastAsia="黑体"/>
          <w:sz w:val="24"/>
          <w:szCs w:val="24"/>
        </w:rPr>
        <w:t>2.4.2</w:t>
      </w:r>
      <w:r>
        <w:rPr>
          <w:rFonts w:eastAsia="黑体" w:hint="eastAsia"/>
          <w:sz w:val="24"/>
          <w:szCs w:val="24"/>
        </w:rPr>
        <w:t xml:space="preserve"> </w:t>
      </w:r>
      <w:proofErr w:type="spellStart"/>
      <w:r>
        <w:rPr>
          <w:rFonts w:eastAsia="黑体"/>
          <w:sz w:val="24"/>
          <w:szCs w:val="24"/>
        </w:rPr>
        <w:t>nginx</w:t>
      </w:r>
      <w:proofErr w:type="spellEnd"/>
      <w:r>
        <w:rPr>
          <w:rFonts w:eastAsia="黑体"/>
          <w:sz w:val="24"/>
          <w:szCs w:val="24"/>
        </w:rPr>
        <w:t>服务器</w:t>
      </w:r>
      <w:bookmarkEnd w:id="60"/>
      <w:r>
        <w:rPr>
          <w:rFonts w:eastAsia="黑体" w:hint="eastAsia"/>
          <w:sz w:val="24"/>
          <w:szCs w:val="24"/>
        </w:rPr>
        <w:t>[</w:t>
      </w:r>
      <w:r w:rsidR="00647C73">
        <w:rPr>
          <w:rFonts w:eastAsia="黑体"/>
          <w:sz w:val="24"/>
          <w:szCs w:val="24"/>
        </w:rPr>
        <w:t>7</w:t>
      </w:r>
      <w:r>
        <w:rPr>
          <w:rFonts w:eastAsia="黑体"/>
          <w:sz w:val="24"/>
          <w:szCs w:val="24"/>
        </w:rPr>
        <w:t>]</w:t>
      </w:r>
    </w:p>
    <w:p w14:paraId="7FF5EF72" w14:textId="77777777" w:rsidR="00DF166E" w:rsidRDefault="00CB199E">
      <w:pPr>
        <w:spacing w:line="360" w:lineRule="auto"/>
        <w:ind w:firstLineChars="200" w:firstLine="480"/>
        <w:outlineLvl w:val="2"/>
        <w:rPr>
          <w:sz w:val="24"/>
          <w:szCs w:val="24"/>
        </w:rPr>
      </w:pPr>
      <w:bookmarkStart w:id="62" w:name="_Toc3015"/>
      <w:r>
        <w:rPr>
          <w:rFonts w:hint="eastAsia"/>
          <w:sz w:val="24"/>
          <w:szCs w:val="24"/>
        </w:rPr>
        <w:t xml:space="preserve">Nginx (engine x) </w:t>
      </w:r>
      <w:r>
        <w:rPr>
          <w:rFonts w:hint="eastAsia"/>
          <w:sz w:val="24"/>
          <w:szCs w:val="24"/>
        </w:rPr>
        <w:t>是一个高性能的</w:t>
      </w:r>
      <w:r>
        <w:rPr>
          <w:rFonts w:hint="eastAsia"/>
          <w:sz w:val="24"/>
          <w:szCs w:val="24"/>
        </w:rPr>
        <w:t>HTTP</w:t>
      </w:r>
      <w:r>
        <w:rPr>
          <w:rFonts w:hint="eastAsia"/>
          <w:sz w:val="24"/>
          <w:szCs w:val="24"/>
        </w:rPr>
        <w:t>和反向代理</w:t>
      </w:r>
      <w:r>
        <w:rPr>
          <w:rFonts w:hint="eastAsia"/>
          <w:sz w:val="24"/>
          <w:szCs w:val="24"/>
        </w:rPr>
        <w:t>web</w:t>
      </w:r>
      <w:r>
        <w:rPr>
          <w:rFonts w:hint="eastAsia"/>
          <w:sz w:val="24"/>
          <w:szCs w:val="24"/>
        </w:rPr>
        <w:t>服务器，同时也提</w:t>
      </w:r>
      <w:r>
        <w:rPr>
          <w:rFonts w:hint="eastAsia"/>
          <w:sz w:val="24"/>
          <w:szCs w:val="24"/>
        </w:rPr>
        <w:lastRenderedPageBreak/>
        <w:t>供了</w:t>
      </w:r>
      <w:r>
        <w:rPr>
          <w:rFonts w:hint="eastAsia"/>
          <w:sz w:val="24"/>
          <w:szCs w:val="24"/>
        </w:rPr>
        <w:t>IMAP/POP3/SMTP</w:t>
      </w:r>
      <w:r>
        <w:rPr>
          <w:rFonts w:hint="eastAsia"/>
          <w:sz w:val="24"/>
          <w:szCs w:val="24"/>
        </w:rPr>
        <w:t>服务。</w:t>
      </w:r>
      <w:r>
        <w:rPr>
          <w:rFonts w:hint="eastAsia"/>
          <w:sz w:val="24"/>
          <w:szCs w:val="24"/>
        </w:rPr>
        <w:t>Nginx</w:t>
      </w:r>
      <w:r>
        <w:rPr>
          <w:rFonts w:hint="eastAsia"/>
          <w:sz w:val="24"/>
          <w:szCs w:val="24"/>
        </w:rPr>
        <w:t>是由伊戈尔·赛索耶夫为俄罗斯访问量第二的</w:t>
      </w:r>
      <w:r>
        <w:rPr>
          <w:rFonts w:hint="eastAsia"/>
          <w:sz w:val="24"/>
          <w:szCs w:val="24"/>
        </w:rPr>
        <w:t>Rambler.ru</w:t>
      </w:r>
      <w:r>
        <w:rPr>
          <w:rFonts w:hint="eastAsia"/>
          <w:sz w:val="24"/>
          <w:szCs w:val="24"/>
        </w:rPr>
        <w:t>站点（俄文：Рамблер）开发的，第一个公开版本</w:t>
      </w:r>
      <w:r>
        <w:rPr>
          <w:rFonts w:hint="eastAsia"/>
          <w:sz w:val="24"/>
          <w:szCs w:val="24"/>
        </w:rPr>
        <w:t>0.1.0</w:t>
      </w:r>
      <w:r>
        <w:rPr>
          <w:rFonts w:hint="eastAsia"/>
          <w:sz w:val="24"/>
          <w:szCs w:val="24"/>
        </w:rPr>
        <w:t>发布于</w:t>
      </w:r>
      <w:r>
        <w:rPr>
          <w:rFonts w:hint="eastAsia"/>
          <w:sz w:val="24"/>
          <w:szCs w:val="24"/>
        </w:rPr>
        <w:t>2004</w:t>
      </w:r>
      <w:r>
        <w:rPr>
          <w:rFonts w:hint="eastAsia"/>
          <w:sz w:val="24"/>
          <w:szCs w:val="24"/>
        </w:rPr>
        <w:t>年</w:t>
      </w:r>
      <w:r>
        <w:rPr>
          <w:rFonts w:hint="eastAsia"/>
          <w:sz w:val="24"/>
          <w:szCs w:val="24"/>
        </w:rPr>
        <w:t>10</w:t>
      </w:r>
      <w:r>
        <w:rPr>
          <w:rFonts w:hint="eastAsia"/>
          <w:sz w:val="24"/>
          <w:szCs w:val="24"/>
        </w:rPr>
        <w:t>月</w:t>
      </w:r>
      <w:r>
        <w:rPr>
          <w:rFonts w:hint="eastAsia"/>
          <w:sz w:val="24"/>
          <w:szCs w:val="24"/>
        </w:rPr>
        <w:t>4</w:t>
      </w:r>
      <w:r>
        <w:rPr>
          <w:rFonts w:hint="eastAsia"/>
          <w:sz w:val="24"/>
          <w:szCs w:val="24"/>
        </w:rPr>
        <w:t>日。其将源代码以类</w:t>
      </w:r>
      <w:r>
        <w:rPr>
          <w:rFonts w:hint="eastAsia"/>
          <w:sz w:val="24"/>
          <w:szCs w:val="24"/>
        </w:rPr>
        <w:t>BSD</w:t>
      </w:r>
      <w:r>
        <w:rPr>
          <w:rFonts w:hint="eastAsia"/>
          <w:sz w:val="24"/>
          <w:szCs w:val="24"/>
        </w:rPr>
        <w:t>许可证的形式发布，因它的稳定性、丰富的功能集、示例配置文件和</w:t>
      </w:r>
      <w:proofErr w:type="gramStart"/>
      <w:r>
        <w:rPr>
          <w:rFonts w:hint="eastAsia"/>
          <w:sz w:val="24"/>
          <w:szCs w:val="24"/>
        </w:rPr>
        <w:t>低系统</w:t>
      </w:r>
      <w:proofErr w:type="gramEnd"/>
      <w:r>
        <w:rPr>
          <w:rFonts w:hint="eastAsia"/>
          <w:sz w:val="24"/>
          <w:szCs w:val="24"/>
        </w:rPr>
        <w:t>资源的消耗而闻名。</w:t>
      </w:r>
      <w:r>
        <w:rPr>
          <w:rFonts w:hint="eastAsia"/>
          <w:sz w:val="24"/>
          <w:szCs w:val="24"/>
        </w:rPr>
        <w:t>2011</w:t>
      </w:r>
      <w:r>
        <w:rPr>
          <w:rFonts w:hint="eastAsia"/>
          <w:sz w:val="24"/>
          <w:szCs w:val="24"/>
        </w:rPr>
        <w:t>年</w:t>
      </w:r>
      <w:r>
        <w:rPr>
          <w:rFonts w:hint="eastAsia"/>
          <w:sz w:val="24"/>
          <w:szCs w:val="24"/>
        </w:rPr>
        <w:t>6</w:t>
      </w:r>
      <w:r>
        <w:rPr>
          <w:rFonts w:hint="eastAsia"/>
          <w:sz w:val="24"/>
          <w:szCs w:val="24"/>
        </w:rPr>
        <w:t>月</w:t>
      </w:r>
      <w:r>
        <w:rPr>
          <w:rFonts w:hint="eastAsia"/>
          <w:sz w:val="24"/>
          <w:szCs w:val="24"/>
        </w:rPr>
        <w:t>1</w:t>
      </w:r>
      <w:r>
        <w:rPr>
          <w:rFonts w:hint="eastAsia"/>
          <w:sz w:val="24"/>
          <w:szCs w:val="24"/>
        </w:rPr>
        <w:t>日，</w:t>
      </w:r>
      <w:proofErr w:type="spellStart"/>
      <w:r>
        <w:rPr>
          <w:rFonts w:hint="eastAsia"/>
          <w:sz w:val="24"/>
          <w:szCs w:val="24"/>
        </w:rPr>
        <w:t>nginx</w:t>
      </w:r>
      <w:proofErr w:type="spellEnd"/>
      <w:r>
        <w:rPr>
          <w:rFonts w:hint="eastAsia"/>
          <w:sz w:val="24"/>
          <w:szCs w:val="24"/>
        </w:rPr>
        <w:t xml:space="preserve"> 1.0.4</w:t>
      </w:r>
      <w:r>
        <w:rPr>
          <w:rFonts w:hint="eastAsia"/>
          <w:sz w:val="24"/>
          <w:szCs w:val="24"/>
        </w:rPr>
        <w:t>发布。</w:t>
      </w:r>
    </w:p>
    <w:p w14:paraId="18EFDE81" w14:textId="77777777" w:rsidR="00DF166E" w:rsidRDefault="00CB199E">
      <w:pPr>
        <w:spacing w:line="360" w:lineRule="auto"/>
        <w:ind w:firstLineChars="200" w:firstLine="480"/>
        <w:outlineLvl w:val="2"/>
        <w:rPr>
          <w:sz w:val="24"/>
          <w:szCs w:val="24"/>
        </w:rPr>
      </w:pPr>
      <w:r>
        <w:rPr>
          <w:rFonts w:hint="eastAsia"/>
          <w:sz w:val="24"/>
          <w:szCs w:val="24"/>
        </w:rPr>
        <w:t>Nginx</w:t>
      </w:r>
      <w:r>
        <w:rPr>
          <w:rFonts w:hint="eastAsia"/>
          <w:sz w:val="24"/>
          <w:szCs w:val="24"/>
        </w:rPr>
        <w:t>是一款轻量级的</w:t>
      </w:r>
      <w:r>
        <w:rPr>
          <w:rFonts w:hint="eastAsia"/>
          <w:sz w:val="24"/>
          <w:szCs w:val="24"/>
        </w:rPr>
        <w:t xml:space="preserve">Web </w:t>
      </w:r>
      <w:r>
        <w:rPr>
          <w:rFonts w:hint="eastAsia"/>
          <w:sz w:val="24"/>
          <w:szCs w:val="24"/>
        </w:rPr>
        <w:t>服务器</w:t>
      </w:r>
      <w:r>
        <w:rPr>
          <w:rFonts w:hint="eastAsia"/>
          <w:sz w:val="24"/>
          <w:szCs w:val="24"/>
        </w:rPr>
        <w:t>/</w:t>
      </w:r>
      <w:r>
        <w:rPr>
          <w:rFonts w:hint="eastAsia"/>
          <w:sz w:val="24"/>
          <w:szCs w:val="24"/>
        </w:rPr>
        <w:t>反向代理服务器及电子邮件（</w:t>
      </w:r>
      <w:r>
        <w:rPr>
          <w:rFonts w:hint="eastAsia"/>
          <w:sz w:val="24"/>
          <w:szCs w:val="24"/>
        </w:rPr>
        <w:t>IMAP/POP3</w:t>
      </w:r>
      <w:r>
        <w:rPr>
          <w:rFonts w:hint="eastAsia"/>
          <w:sz w:val="24"/>
          <w:szCs w:val="24"/>
        </w:rPr>
        <w:t>）代理服务器，在</w:t>
      </w:r>
      <w:r>
        <w:rPr>
          <w:rFonts w:hint="eastAsia"/>
          <w:sz w:val="24"/>
          <w:szCs w:val="24"/>
        </w:rPr>
        <w:t xml:space="preserve">BSD-like </w:t>
      </w:r>
      <w:r>
        <w:rPr>
          <w:rFonts w:hint="eastAsia"/>
          <w:sz w:val="24"/>
          <w:szCs w:val="24"/>
        </w:rPr>
        <w:t>协议下发行。其特点是占有内存少，并发能力强，事实上</w:t>
      </w:r>
      <w:proofErr w:type="spellStart"/>
      <w:r>
        <w:rPr>
          <w:rFonts w:hint="eastAsia"/>
          <w:sz w:val="24"/>
          <w:szCs w:val="24"/>
        </w:rPr>
        <w:t>nginx</w:t>
      </w:r>
      <w:proofErr w:type="spellEnd"/>
      <w:r>
        <w:rPr>
          <w:rFonts w:hint="eastAsia"/>
          <w:sz w:val="24"/>
          <w:szCs w:val="24"/>
        </w:rPr>
        <w:t>的并发能力在同类型的网页服务器中表现较好，中国大陆使用</w:t>
      </w:r>
      <w:proofErr w:type="spellStart"/>
      <w:r>
        <w:rPr>
          <w:rFonts w:hint="eastAsia"/>
          <w:sz w:val="24"/>
          <w:szCs w:val="24"/>
        </w:rPr>
        <w:t>nginx</w:t>
      </w:r>
      <w:proofErr w:type="spellEnd"/>
      <w:r>
        <w:rPr>
          <w:rFonts w:hint="eastAsia"/>
          <w:sz w:val="24"/>
          <w:szCs w:val="24"/>
        </w:rPr>
        <w:t>网站用户有：百度、京东、新浪、网易、腾讯、</w:t>
      </w:r>
      <w:proofErr w:type="gramStart"/>
      <w:r>
        <w:rPr>
          <w:rFonts w:hint="eastAsia"/>
          <w:sz w:val="24"/>
          <w:szCs w:val="24"/>
        </w:rPr>
        <w:t>淘宝等</w:t>
      </w:r>
      <w:proofErr w:type="gramEnd"/>
      <w:r>
        <w:rPr>
          <w:rFonts w:hint="eastAsia"/>
          <w:sz w:val="24"/>
          <w:szCs w:val="24"/>
        </w:rPr>
        <w:t>。</w:t>
      </w:r>
    </w:p>
    <w:p w14:paraId="4537B887" w14:textId="414178FF" w:rsidR="00DF166E" w:rsidRDefault="00CB199E">
      <w:pPr>
        <w:spacing w:line="360" w:lineRule="auto"/>
        <w:ind w:firstLineChars="200" w:firstLine="480"/>
        <w:jc w:val="left"/>
        <w:outlineLvl w:val="2"/>
        <w:rPr>
          <w:rFonts w:eastAsia="黑体"/>
          <w:sz w:val="24"/>
          <w:szCs w:val="24"/>
        </w:rPr>
      </w:pPr>
      <w:r>
        <w:rPr>
          <w:rFonts w:eastAsia="黑体"/>
          <w:sz w:val="24"/>
          <w:szCs w:val="24"/>
        </w:rPr>
        <w:t>2.3.3</w:t>
      </w:r>
      <w:r>
        <w:rPr>
          <w:rFonts w:eastAsia="黑体" w:hint="eastAsia"/>
          <w:sz w:val="24"/>
          <w:szCs w:val="24"/>
        </w:rPr>
        <w:t xml:space="preserve"> </w:t>
      </w:r>
      <w:bookmarkEnd w:id="62"/>
      <w:proofErr w:type="spellStart"/>
      <w:proofErr w:type="gramStart"/>
      <w:r>
        <w:rPr>
          <w:rFonts w:eastAsia="黑体" w:hint="eastAsia"/>
          <w:sz w:val="24"/>
          <w:szCs w:val="24"/>
        </w:rPr>
        <w:t>py</w:t>
      </w:r>
      <w:r>
        <w:rPr>
          <w:rFonts w:eastAsia="黑体"/>
          <w:sz w:val="24"/>
          <w:szCs w:val="24"/>
        </w:rPr>
        <w:t>charm</w:t>
      </w:r>
      <w:proofErr w:type="spellEnd"/>
      <w:r>
        <w:rPr>
          <w:rFonts w:eastAsia="黑体"/>
          <w:sz w:val="24"/>
          <w:szCs w:val="24"/>
          <w:vertAlign w:val="superscript"/>
          <w:rPrChange w:id="63" w:author="thinkpad" w:date="2021-04-29T22:06:00Z">
            <w:rPr>
              <w:rFonts w:eastAsia="黑体"/>
              <w:sz w:val="24"/>
              <w:szCs w:val="24"/>
            </w:rPr>
          </w:rPrChange>
        </w:rPr>
        <w:t>[</w:t>
      </w:r>
      <w:proofErr w:type="gramEnd"/>
      <w:r w:rsidR="00647C73">
        <w:rPr>
          <w:rFonts w:eastAsia="黑体"/>
          <w:sz w:val="24"/>
          <w:szCs w:val="24"/>
          <w:vertAlign w:val="superscript"/>
        </w:rPr>
        <w:t>8</w:t>
      </w:r>
      <w:r>
        <w:rPr>
          <w:rFonts w:eastAsia="黑体"/>
          <w:sz w:val="24"/>
          <w:szCs w:val="24"/>
          <w:vertAlign w:val="superscript"/>
          <w:rPrChange w:id="64" w:author="thinkpad" w:date="2021-04-29T22:06:00Z">
            <w:rPr>
              <w:rFonts w:eastAsia="黑体"/>
              <w:sz w:val="24"/>
              <w:szCs w:val="24"/>
            </w:rPr>
          </w:rPrChange>
        </w:rPr>
        <w:t>]</w:t>
      </w:r>
    </w:p>
    <w:p w14:paraId="05AEFFB1" w14:textId="77777777" w:rsidR="00DF166E" w:rsidRDefault="00CB199E">
      <w:pPr>
        <w:spacing w:before="240" w:line="360" w:lineRule="auto"/>
        <w:ind w:firstLineChars="200" w:firstLine="480"/>
        <w:jc w:val="left"/>
        <w:rPr>
          <w:del w:id="65" w:author="thinkpad" w:date="2021-04-29T22:07:00Z"/>
          <w:sz w:val="24"/>
          <w:szCs w:val="24"/>
        </w:rPr>
        <w:pPrChange w:id="66" w:author="thinkpad" w:date="2021-04-28T23:45:00Z">
          <w:pPr>
            <w:spacing w:line="360" w:lineRule="auto"/>
            <w:ind w:firstLine="200"/>
            <w:jc w:val="left"/>
          </w:pPr>
        </w:pPrChange>
      </w:pPr>
      <w:r>
        <w:rPr>
          <w:rFonts w:hint="eastAsia"/>
          <w:sz w:val="24"/>
          <w:szCs w:val="24"/>
        </w:rPr>
        <w:t>PyCharm</w:t>
      </w:r>
      <w:r>
        <w:rPr>
          <w:rFonts w:hint="eastAsia"/>
          <w:sz w:val="24"/>
          <w:szCs w:val="24"/>
        </w:rPr>
        <w:t>是一种</w:t>
      </w:r>
      <w:r>
        <w:rPr>
          <w:rFonts w:hint="eastAsia"/>
          <w:sz w:val="24"/>
          <w:szCs w:val="24"/>
        </w:rPr>
        <w:t>Python IDE</w:t>
      </w:r>
      <w:r>
        <w:rPr>
          <w:rFonts w:hint="eastAsia"/>
          <w:sz w:val="24"/>
          <w:szCs w:val="24"/>
        </w:rPr>
        <w:t>，其带有一整套可以帮助用户在使用</w:t>
      </w:r>
      <w:r>
        <w:rPr>
          <w:rFonts w:hint="eastAsia"/>
          <w:sz w:val="24"/>
          <w:szCs w:val="24"/>
        </w:rPr>
        <w:t>Python</w:t>
      </w:r>
      <w:r>
        <w:rPr>
          <w:rFonts w:hint="eastAsia"/>
          <w:sz w:val="24"/>
          <w:szCs w:val="24"/>
        </w:rPr>
        <w:t>语言开发时提高其效率的工具，比如，</w:t>
      </w:r>
      <w:r>
        <w:rPr>
          <w:rFonts w:hint="eastAsia"/>
          <w:sz w:val="24"/>
          <w:szCs w:val="24"/>
        </w:rPr>
        <w:t> </w:t>
      </w:r>
      <w:r>
        <w:rPr>
          <w:rFonts w:hint="eastAsia"/>
          <w:sz w:val="24"/>
          <w:szCs w:val="24"/>
        </w:rPr>
        <w:t>调试、语法高亮、</w:t>
      </w:r>
      <w:r>
        <w:rPr>
          <w:rFonts w:hint="eastAsia"/>
          <w:sz w:val="24"/>
          <w:szCs w:val="24"/>
        </w:rPr>
        <w:t>Project</w:t>
      </w:r>
      <w:r>
        <w:rPr>
          <w:rFonts w:hint="eastAsia"/>
          <w:sz w:val="24"/>
          <w:szCs w:val="24"/>
        </w:rPr>
        <w:t>管理、代码跳转、智能提示、自动完成、单元测试、版本控制等等。此外，该</w:t>
      </w:r>
      <w:r>
        <w:rPr>
          <w:rFonts w:hint="eastAsia"/>
          <w:sz w:val="24"/>
          <w:szCs w:val="24"/>
        </w:rPr>
        <w:t>IDE</w:t>
      </w:r>
      <w:r>
        <w:rPr>
          <w:rFonts w:hint="eastAsia"/>
          <w:sz w:val="24"/>
          <w:szCs w:val="24"/>
        </w:rPr>
        <w:t>提供了一些高级功能，以用于支持</w:t>
      </w:r>
      <w:r>
        <w:rPr>
          <w:rFonts w:hint="eastAsia"/>
          <w:sz w:val="24"/>
          <w:szCs w:val="24"/>
        </w:rPr>
        <w:t>Django</w:t>
      </w:r>
      <w:r>
        <w:rPr>
          <w:rFonts w:hint="eastAsia"/>
          <w:sz w:val="24"/>
          <w:szCs w:val="24"/>
        </w:rPr>
        <w:t>框架下的专业</w:t>
      </w:r>
      <w:r>
        <w:rPr>
          <w:rFonts w:hint="eastAsia"/>
          <w:sz w:val="24"/>
          <w:szCs w:val="24"/>
        </w:rPr>
        <w:t>Web</w:t>
      </w:r>
      <w:r>
        <w:rPr>
          <w:rFonts w:hint="eastAsia"/>
          <w:sz w:val="24"/>
          <w:szCs w:val="24"/>
        </w:rPr>
        <w:t>开发。同时支持</w:t>
      </w:r>
      <w:r>
        <w:rPr>
          <w:rFonts w:hint="eastAsia"/>
          <w:sz w:val="24"/>
          <w:szCs w:val="24"/>
        </w:rPr>
        <w:t>Google App Engine</w:t>
      </w:r>
      <w:r>
        <w:rPr>
          <w:rFonts w:hint="eastAsia"/>
          <w:sz w:val="24"/>
          <w:szCs w:val="24"/>
        </w:rPr>
        <w:t>，更酷的是，</w:t>
      </w:r>
      <w:r>
        <w:rPr>
          <w:rFonts w:hint="eastAsia"/>
          <w:sz w:val="24"/>
          <w:szCs w:val="24"/>
        </w:rPr>
        <w:t>PyCharm</w:t>
      </w:r>
      <w:r>
        <w:rPr>
          <w:rFonts w:hint="eastAsia"/>
          <w:sz w:val="24"/>
          <w:szCs w:val="24"/>
        </w:rPr>
        <w:t>支持</w:t>
      </w:r>
      <w:proofErr w:type="spellStart"/>
      <w:r>
        <w:rPr>
          <w:rFonts w:hint="eastAsia"/>
          <w:sz w:val="24"/>
          <w:szCs w:val="24"/>
        </w:rPr>
        <w:t>IronPython</w:t>
      </w:r>
      <w:proofErr w:type="spellEnd"/>
      <w:r>
        <w:rPr>
          <w:rFonts w:hint="eastAsia"/>
          <w:sz w:val="24"/>
          <w:szCs w:val="24"/>
        </w:rPr>
        <w:t>！这些功能在先进代码分析程序的支持下，使</w:t>
      </w:r>
      <w:r>
        <w:rPr>
          <w:rFonts w:hint="eastAsia"/>
          <w:sz w:val="24"/>
          <w:szCs w:val="24"/>
        </w:rPr>
        <w:t> PyCharm </w:t>
      </w:r>
      <w:r>
        <w:rPr>
          <w:rFonts w:hint="eastAsia"/>
          <w:sz w:val="24"/>
          <w:szCs w:val="24"/>
        </w:rPr>
        <w:t>成为</w:t>
      </w:r>
      <w:r>
        <w:rPr>
          <w:rFonts w:hint="eastAsia"/>
          <w:sz w:val="24"/>
          <w:szCs w:val="24"/>
        </w:rPr>
        <w:t> Python </w:t>
      </w:r>
      <w:r>
        <w:rPr>
          <w:rFonts w:hint="eastAsia"/>
          <w:sz w:val="24"/>
          <w:szCs w:val="24"/>
        </w:rPr>
        <w:t>专业开发人员和刚起步人员使用的有力工具。</w:t>
      </w:r>
      <w:ins w:id="67" w:author="thinkpad" w:date="2021-04-29T22:08:00Z">
        <w:r>
          <w:rPr>
            <w:rFonts w:hint="eastAsia"/>
            <w:sz w:val="24"/>
            <w:szCs w:val="24"/>
          </w:rPr>
          <w:t>PyCharm</w:t>
        </w:r>
        <w:r>
          <w:rPr>
            <w:rFonts w:hint="eastAsia"/>
            <w:sz w:val="24"/>
            <w:szCs w:val="24"/>
          </w:rPr>
          <w:t>的主要功能</w:t>
        </w:r>
      </w:ins>
      <w:r>
        <w:rPr>
          <w:rFonts w:hint="eastAsia"/>
          <w:sz w:val="24"/>
          <w:szCs w:val="24"/>
        </w:rPr>
        <w:t>是</w:t>
      </w:r>
      <w:ins w:id="68" w:author="thinkpad" w:date="2021-04-29T22:08:00Z">
        <w:r>
          <w:rPr>
            <w:rFonts w:hint="eastAsia"/>
            <w:sz w:val="24"/>
            <w:szCs w:val="24"/>
          </w:rPr>
          <w:t>：</w:t>
        </w:r>
      </w:ins>
    </w:p>
    <w:p w14:paraId="2593EB51" w14:textId="77777777" w:rsidR="00DF166E" w:rsidRDefault="00CB199E">
      <w:pPr>
        <w:spacing w:before="240" w:line="360" w:lineRule="auto"/>
        <w:ind w:firstLineChars="200" w:firstLine="480"/>
        <w:jc w:val="left"/>
        <w:rPr>
          <w:sz w:val="24"/>
          <w:szCs w:val="24"/>
        </w:rPr>
      </w:pPr>
      <w:del w:id="69" w:author="thinkpad" w:date="2021-04-29T22:08:00Z">
        <w:r>
          <w:rPr>
            <w:rFonts w:hint="eastAsia"/>
            <w:sz w:val="24"/>
            <w:szCs w:val="24"/>
          </w:rPr>
          <w:delText>PyCharm</w:delText>
        </w:r>
        <w:r>
          <w:rPr>
            <w:rFonts w:hint="eastAsia"/>
            <w:sz w:val="24"/>
            <w:szCs w:val="24"/>
          </w:rPr>
          <w:delText>的主要功能</w:delText>
        </w:r>
      </w:del>
      <w:del w:id="70" w:author="thinkpad" w:date="2021-04-29T22:06:00Z">
        <w:r>
          <w:rPr>
            <w:rFonts w:hint="eastAsia"/>
            <w:sz w:val="24"/>
            <w:szCs w:val="24"/>
          </w:rPr>
          <w:delText>是</w:delText>
        </w:r>
      </w:del>
    </w:p>
    <w:p w14:paraId="36B736E0" w14:textId="77777777" w:rsidR="00DF166E" w:rsidRDefault="00CB199E">
      <w:pPr>
        <w:spacing w:before="240" w:line="360" w:lineRule="auto"/>
        <w:ind w:firstLineChars="200" w:firstLine="480"/>
        <w:jc w:val="left"/>
        <w:rPr>
          <w:sz w:val="24"/>
          <w:szCs w:val="24"/>
        </w:rPr>
        <w:pPrChange w:id="71" w:author="thinkpad" w:date="2021-04-28T23:45:00Z">
          <w:pPr>
            <w:spacing w:line="360" w:lineRule="auto"/>
            <w:ind w:firstLine="200"/>
            <w:jc w:val="left"/>
          </w:pPr>
        </w:pPrChange>
      </w:pPr>
      <w:del w:id="72" w:author="thinkpad" w:date="2021-04-28T23:44:00Z">
        <w:r>
          <w:rPr>
            <w:rFonts w:hint="eastAsia"/>
            <w:sz w:val="24"/>
            <w:szCs w:val="24"/>
          </w:rPr>
          <w:delText>1</w:delText>
        </w:r>
        <w:r>
          <w:rPr>
            <w:rFonts w:hint="eastAsia"/>
            <w:sz w:val="24"/>
            <w:szCs w:val="24"/>
          </w:rPr>
          <w:delText>、</w:delText>
        </w:r>
      </w:del>
      <w:r>
        <w:rPr>
          <w:rFonts w:hint="eastAsia"/>
          <w:sz w:val="24"/>
          <w:szCs w:val="24"/>
        </w:rPr>
        <w:t>编码协助</w:t>
      </w:r>
    </w:p>
    <w:p w14:paraId="2DC10EE9" w14:textId="77777777" w:rsidR="00DF166E" w:rsidRDefault="00CB199E">
      <w:pPr>
        <w:spacing w:before="240" w:line="360" w:lineRule="auto"/>
        <w:ind w:firstLineChars="374" w:firstLine="898"/>
        <w:jc w:val="left"/>
        <w:rPr>
          <w:sz w:val="24"/>
          <w:szCs w:val="24"/>
        </w:rPr>
        <w:pPrChange w:id="73" w:author="thinkpad" w:date="2021-04-28T23:45:00Z">
          <w:pPr>
            <w:spacing w:line="360" w:lineRule="auto"/>
            <w:ind w:firstLine="200"/>
            <w:jc w:val="left"/>
          </w:pPr>
        </w:pPrChange>
      </w:pPr>
      <w:r>
        <w:rPr>
          <w:rFonts w:hint="eastAsia"/>
          <w:sz w:val="24"/>
          <w:szCs w:val="24"/>
        </w:rPr>
        <w:t>其提供了一个带编码补全，代码片段，支持代码折叠和分割窗口的智能、</w:t>
      </w:r>
      <w:r>
        <w:rPr>
          <w:rFonts w:hint="eastAsia"/>
          <w:sz w:val="24"/>
          <w:szCs w:val="24"/>
        </w:rPr>
        <w:tab/>
      </w:r>
      <w:r>
        <w:rPr>
          <w:rFonts w:hint="eastAsia"/>
          <w:sz w:val="24"/>
          <w:szCs w:val="24"/>
        </w:rPr>
        <w:tab/>
      </w:r>
      <w:r>
        <w:rPr>
          <w:rFonts w:hint="eastAsia"/>
          <w:sz w:val="24"/>
          <w:szCs w:val="24"/>
        </w:rPr>
        <w:t>可配置的编辑器，可帮助用户更快更轻松的完成编码工作。</w:t>
      </w:r>
    </w:p>
    <w:p w14:paraId="6265CAD2" w14:textId="77777777" w:rsidR="00DF166E" w:rsidRDefault="00CB199E">
      <w:pPr>
        <w:spacing w:before="240" w:line="360" w:lineRule="auto"/>
        <w:ind w:firstLineChars="200" w:firstLine="480"/>
        <w:jc w:val="left"/>
        <w:rPr>
          <w:sz w:val="24"/>
          <w:szCs w:val="24"/>
        </w:rPr>
        <w:pPrChange w:id="74" w:author="thinkpad" w:date="2021-04-28T23:45:00Z">
          <w:pPr>
            <w:spacing w:line="360" w:lineRule="auto"/>
            <w:ind w:firstLine="200"/>
            <w:jc w:val="left"/>
          </w:pPr>
        </w:pPrChange>
      </w:pPr>
      <w:del w:id="75" w:author="thinkpad" w:date="2021-04-28T23:44:00Z">
        <w:r>
          <w:rPr>
            <w:rFonts w:hint="eastAsia"/>
            <w:sz w:val="24"/>
            <w:szCs w:val="24"/>
          </w:rPr>
          <w:delText>2</w:delText>
        </w:r>
        <w:r>
          <w:rPr>
            <w:rFonts w:hint="eastAsia"/>
            <w:sz w:val="24"/>
            <w:szCs w:val="24"/>
          </w:rPr>
          <w:delText>、</w:delText>
        </w:r>
      </w:del>
      <w:r>
        <w:rPr>
          <w:rFonts w:hint="eastAsia"/>
          <w:sz w:val="24"/>
          <w:szCs w:val="24"/>
        </w:rPr>
        <w:t>项目代码导航</w:t>
      </w:r>
    </w:p>
    <w:p w14:paraId="7622D3BF" w14:textId="77777777" w:rsidR="00DF166E" w:rsidRDefault="00CB199E">
      <w:pPr>
        <w:spacing w:before="240" w:line="360" w:lineRule="auto"/>
        <w:ind w:firstLineChars="374" w:firstLine="898"/>
        <w:jc w:val="left"/>
        <w:rPr>
          <w:sz w:val="24"/>
          <w:szCs w:val="24"/>
        </w:rPr>
        <w:pPrChange w:id="76" w:author="thinkpad" w:date="2021-04-28T23:45:00Z">
          <w:pPr>
            <w:spacing w:line="360" w:lineRule="auto"/>
            <w:ind w:firstLine="200"/>
            <w:jc w:val="left"/>
          </w:pPr>
        </w:pPrChange>
      </w:pPr>
      <w:r>
        <w:rPr>
          <w:rFonts w:hint="eastAsia"/>
          <w:sz w:val="24"/>
          <w:szCs w:val="24"/>
        </w:rPr>
        <w:t>该</w:t>
      </w:r>
      <w:r>
        <w:rPr>
          <w:rFonts w:hint="eastAsia"/>
          <w:sz w:val="24"/>
          <w:szCs w:val="24"/>
        </w:rPr>
        <w:t>IDE</w:t>
      </w:r>
      <w:r>
        <w:rPr>
          <w:rFonts w:hint="eastAsia"/>
          <w:sz w:val="24"/>
          <w:szCs w:val="24"/>
        </w:rPr>
        <w:t>可帮助用户即时从一个文件导航至另一个，从一个方法至其申明</w:t>
      </w:r>
      <w:r>
        <w:rPr>
          <w:rFonts w:hint="eastAsia"/>
          <w:sz w:val="24"/>
          <w:szCs w:val="24"/>
        </w:rPr>
        <w:tab/>
      </w:r>
      <w:r>
        <w:rPr>
          <w:rFonts w:hint="eastAsia"/>
          <w:sz w:val="24"/>
          <w:szCs w:val="24"/>
        </w:rPr>
        <w:tab/>
      </w:r>
      <w:r>
        <w:rPr>
          <w:rFonts w:hint="eastAsia"/>
          <w:sz w:val="24"/>
          <w:szCs w:val="24"/>
        </w:rPr>
        <w:t>或者用法甚至可以穿过类的层次。若用户学会使用其提供的快捷键的话</w:t>
      </w:r>
      <w:r>
        <w:rPr>
          <w:rFonts w:hint="eastAsia"/>
          <w:sz w:val="24"/>
          <w:szCs w:val="24"/>
        </w:rPr>
        <w:tab/>
      </w:r>
      <w:r>
        <w:rPr>
          <w:rFonts w:hint="eastAsia"/>
          <w:sz w:val="24"/>
          <w:szCs w:val="24"/>
        </w:rPr>
        <w:tab/>
      </w:r>
      <w:r>
        <w:rPr>
          <w:rFonts w:hint="eastAsia"/>
          <w:sz w:val="24"/>
          <w:szCs w:val="24"/>
        </w:rPr>
        <w:t>甚至能更快。</w:t>
      </w:r>
    </w:p>
    <w:p w14:paraId="31223116" w14:textId="77777777" w:rsidR="00DF166E" w:rsidRDefault="00CB199E">
      <w:pPr>
        <w:spacing w:before="240" w:line="360" w:lineRule="auto"/>
        <w:ind w:firstLineChars="200" w:firstLine="480"/>
        <w:jc w:val="left"/>
        <w:rPr>
          <w:sz w:val="24"/>
          <w:szCs w:val="24"/>
        </w:rPr>
        <w:pPrChange w:id="77" w:author="thinkpad" w:date="2021-04-28T23:45:00Z">
          <w:pPr>
            <w:spacing w:line="360" w:lineRule="auto"/>
            <w:ind w:firstLine="200"/>
            <w:jc w:val="left"/>
          </w:pPr>
        </w:pPrChange>
      </w:pPr>
      <w:del w:id="78" w:author="thinkpad" w:date="2021-04-28T23:44:00Z">
        <w:r>
          <w:rPr>
            <w:rFonts w:hint="eastAsia"/>
            <w:sz w:val="24"/>
            <w:szCs w:val="24"/>
          </w:rPr>
          <w:delText>3</w:delText>
        </w:r>
        <w:r>
          <w:rPr>
            <w:rFonts w:hint="eastAsia"/>
            <w:sz w:val="24"/>
            <w:szCs w:val="24"/>
          </w:rPr>
          <w:delText>、</w:delText>
        </w:r>
      </w:del>
      <w:r>
        <w:rPr>
          <w:rFonts w:hint="eastAsia"/>
          <w:sz w:val="24"/>
          <w:szCs w:val="24"/>
        </w:rPr>
        <w:t>代码分析</w:t>
      </w:r>
    </w:p>
    <w:p w14:paraId="07C1E5A6" w14:textId="77777777" w:rsidR="00DF166E" w:rsidRDefault="00CB199E">
      <w:pPr>
        <w:spacing w:before="240" w:line="360" w:lineRule="auto"/>
        <w:ind w:firstLineChars="374" w:firstLine="898"/>
        <w:jc w:val="left"/>
        <w:rPr>
          <w:sz w:val="24"/>
          <w:szCs w:val="24"/>
        </w:rPr>
        <w:pPrChange w:id="79" w:author="thinkpad" w:date="2021-04-28T23:45:00Z">
          <w:pPr>
            <w:spacing w:line="360" w:lineRule="auto"/>
            <w:ind w:firstLine="200"/>
            <w:jc w:val="left"/>
          </w:pPr>
        </w:pPrChange>
      </w:pPr>
      <w:r>
        <w:rPr>
          <w:rFonts w:hint="eastAsia"/>
          <w:sz w:val="24"/>
          <w:szCs w:val="24"/>
        </w:rPr>
        <w:t>用户可使用其编码语法，错误高亮，智能检测以及一键式代码快速补</w:t>
      </w:r>
      <w:r>
        <w:rPr>
          <w:rFonts w:hint="eastAsia"/>
          <w:sz w:val="24"/>
          <w:szCs w:val="24"/>
        </w:rPr>
        <w:lastRenderedPageBreak/>
        <w:t>全</w:t>
      </w:r>
      <w:r>
        <w:rPr>
          <w:rFonts w:hint="eastAsia"/>
          <w:sz w:val="24"/>
          <w:szCs w:val="24"/>
        </w:rPr>
        <w:tab/>
      </w:r>
      <w:r>
        <w:rPr>
          <w:rFonts w:hint="eastAsia"/>
          <w:sz w:val="24"/>
          <w:szCs w:val="24"/>
        </w:rPr>
        <w:tab/>
      </w:r>
      <w:r>
        <w:rPr>
          <w:rFonts w:hint="eastAsia"/>
          <w:sz w:val="24"/>
          <w:szCs w:val="24"/>
        </w:rPr>
        <w:t>建议，使得编码更优化。</w:t>
      </w:r>
    </w:p>
    <w:p w14:paraId="3493BDD0" w14:textId="77777777" w:rsidR="00DF166E" w:rsidRDefault="00CB199E">
      <w:pPr>
        <w:spacing w:before="240" w:line="360" w:lineRule="auto"/>
        <w:ind w:firstLineChars="200" w:firstLine="480"/>
        <w:jc w:val="left"/>
        <w:rPr>
          <w:sz w:val="24"/>
          <w:szCs w:val="24"/>
        </w:rPr>
        <w:pPrChange w:id="80" w:author="thinkpad" w:date="2021-04-28T23:45:00Z">
          <w:pPr>
            <w:spacing w:line="360" w:lineRule="auto"/>
            <w:ind w:firstLine="200"/>
            <w:jc w:val="left"/>
          </w:pPr>
        </w:pPrChange>
      </w:pPr>
      <w:r>
        <w:rPr>
          <w:rFonts w:hint="eastAsia"/>
          <w:sz w:val="24"/>
          <w:szCs w:val="24"/>
        </w:rPr>
        <w:t>Python</w:t>
      </w:r>
      <w:r>
        <w:rPr>
          <w:rFonts w:hint="eastAsia"/>
          <w:sz w:val="24"/>
          <w:szCs w:val="24"/>
        </w:rPr>
        <w:t>重构</w:t>
      </w:r>
    </w:p>
    <w:p w14:paraId="22E5AA5C" w14:textId="77777777" w:rsidR="00DF166E" w:rsidRDefault="00CB199E">
      <w:pPr>
        <w:spacing w:before="240" w:line="360" w:lineRule="auto"/>
        <w:ind w:firstLineChars="374" w:firstLine="898"/>
        <w:jc w:val="left"/>
        <w:rPr>
          <w:sz w:val="24"/>
          <w:szCs w:val="24"/>
        </w:rPr>
        <w:pPrChange w:id="81" w:author="thinkpad" w:date="2021-04-28T23:45:00Z">
          <w:pPr>
            <w:spacing w:line="360" w:lineRule="auto"/>
            <w:ind w:firstLine="200"/>
            <w:jc w:val="left"/>
          </w:pPr>
        </w:pPrChange>
      </w:pPr>
      <w:r>
        <w:rPr>
          <w:rFonts w:hint="eastAsia"/>
          <w:sz w:val="24"/>
          <w:szCs w:val="24"/>
        </w:rPr>
        <w:t>有了该功能，用户便能在项目范围内轻松进行重命名，提取方法</w:t>
      </w:r>
      <w:r>
        <w:rPr>
          <w:rFonts w:hint="eastAsia"/>
          <w:sz w:val="24"/>
          <w:szCs w:val="24"/>
        </w:rPr>
        <w:t>/</w:t>
      </w:r>
      <w:r>
        <w:rPr>
          <w:rFonts w:hint="eastAsia"/>
          <w:sz w:val="24"/>
          <w:szCs w:val="24"/>
        </w:rPr>
        <w:t>超类，</w:t>
      </w:r>
      <w:r>
        <w:rPr>
          <w:rFonts w:hint="eastAsia"/>
          <w:sz w:val="24"/>
          <w:szCs w:val="24"/>
        </w:rPr>
        <w:tab/>
      </w:r>
      <w:r>
        <w:rPr>
          <w:rFonts w:hint="eastAsia"/>
          <w:sz w:val="24"/>
          <w:szCs w:val="24"/>
        </w:rPr>
        <w:tab/>
      </w:r>
      <w:r>
        <w:rPr>
          <w:rFonts w:hint="eastAsia"/>
          <w:sz w:val="24"/>
          <w:szCs w:val="24"/>
        </w:rPr>
        <w:t>导入域</w:t>
      </w:r>
      <w:r>
        <w:rPr>
          <w:rFonts w:hint="eastAsia"/>
          <w:sz w:val="24"/>
          <w:szCs w:val="24"/>
        </w:rPr>
        <w:t>/</w:t>
      </w:r>
      <w:r>
        <w:rPr>
          <w:rFonts w:hint="eastAsia"/>
          <w:sz w:val="24"/>
          <w:szCs w:val="24"/>
        </w:rPr>
        <w:t>变量</w:t>
      </w:r>
      <w:r>
        <w:rPr>
          <w:rFonts w:hint="eastAsia"/>
          <w:sz w:val="24"/>
          <w:szCs w:val="24"/>
        </w:rPr>
        <w:t>/</w:t>
      </w:r>
      <w:r>
        <w:rPr>
          <w:rFonts w:hint="eastAsia"/>
          <w:sz w:val="24"/>
          <w:szCs w:val="24"/>
        </w:rPr>
        <w:t>常量，移动和前推</w:t>
      </w:r>
      <w:r>
        <w:rPr>
          <w:rFonts w:hint="eastAsia"/>
          <w:sz w:val="24"/>
          <w:szCs w:val="24"/>
        </w:rPr>
        <w:t>/</w:t>
      </w:r>
      <w:r>
        <w:rPr>
          <w:rFonts w:hint="eastAsia"/>
          <w:sz w:val="24"/>
          <w:szCs w:val="24"/>
        </w:rPr>
        <w:t>后退重构。</w:t>
      </w:r>
    </w:p>
    <w:p w14:paraId="5FC53E12" w14:textId="77777777" w:rsidR="00DF166E" w:rsidRDefault="00CB199E">
      <w:pPr>
        <w:spacing w:before="240" w:line="360" w:lineRule="auto"/>
        <w:ind w:firstLineChars="200" w:firstLine="480"/>
        <w:jc w:val="left"/>
        <w:rPr>
          <w:sz w:val="24"/>
          <w:szCs w:val="24"/>
        </w:rPr>
        <w:pPrChange w:id="82" w:author="thinkpad" w:date="2021-04-28T23:45:00Z">
          <w:pPr>
            <w:spacing w:line="360" w:lineRule="auto"/>
            <w:ind w:firstLine="200"/>
            <w:jc w:val="left"/>
          </w:pPr>
        </w:pPrChange>
      </w:pPr>
      <w:del w:id="83" w:author="thinkpad" w:date="2021-04-28T23:46:00Z">
        <w:r>
          <w:rPr>
            <w:rFonts w:hint="eastAsia"/>
            <w:sz w:val="24"/>
            <w:szCs w:val="24"/>
          </w:rPr>
          <w:delText>5</w:delText>
        </w:r>
        <w:r>
          <w:rPr>
            <w:rFonts w:hint="eastAsia"/>
            <w:sz w:val="24"/>
            <w:szCs w:val="24"/>
          </w:rPr>
          <w:delText>、</w:delText>
        </w:r>
      </w:del>
      <w:r>
        <w:rPr>
          <w:rFonts w:hint="eastAsia"/>
          <w:sz w:val="24"/>
          <w:szCs w:val="24"/>
        </w:rPr>
        <w:t>支持</w:t>
      </w:r>
      <w:r>
        <w:rPr>
          <w:rFonts w:hint="eastAsia"/>
          <w:sz w:val="24"/>
          <w:szCs w:val="24"/>
        </w:rPr>
        <w:t>Django</w:t>
      </w:r>
    </w:p>
    <w:p w14:paraId="2CEB30A7" w14:textId="77777777" w:rsidR="00DF166E" w:rsidRDefault="00CB199E">
      <w:pPr>
        <w:spacing w:before="240" w:line="360" w:lineRule="auto"/>
        <w:ind w:firstLineChars="374" w:firstLine="898"/>
        <w:jc w:val="left"/>
        <w:rPr>
          <w:sz w:val="24"/>
          <w:szCs w:val="24"/>
        </w:rPr>
        <w:pPrChange w:id="84" w:author="thinkpad" w:date="2021-04-28T23:45:00Z">
          <w:pPr>
            <w:spacing w:line="360" w:lineRule="auto"/>
            <w:ind w:firstLine="200"/>
            <w:jc w:val="left"/>
          </w:pPr>
        </w:pPrChange>
      </w:pPr>
      <w:r>
        <w:rPr>
          <w:rFonts w:hint="eastAsia"/>
          <w:sz w:val="24"/>
          <w:szCs w:val="24"/>
        </w:rPr>
        <w:t>有了它自带的</w:t>
      </w:r>
      <w:r>
        <w:rPr>
          <w:rFonts w:hint="eastAsia"/>
          <w:sz w:val="24"/>
          <w:szCs w:val="24"/>
        </w:rPr>
        <w:t>HTML, CSS </w:t>
      </w:r>
      <w:r>
        <w:rPr>
          <w:rFonts w:hint="eastAsia"/>
          <w:sz w:val="24"/>
          <w:szCs w:val="24"/>
        </w:rPr>
        <w:t>和</w:t>
      </w:r>
      <w:r>
        <w:rPr>
          <w:rFonts w:hint="eastAsia"/>
          <w:sz w:val="24"/>
          <w:szCs w:val="24"/>
        </w:rPr>
        <w:t> JavaScript</w:t>
      </w:r>
      <w:r>
        <w:rPr>
          <w:rFonts w:hint="eastAsia"/>
          <w:sz w:val="24"/>
          <w:szCs w:val="24"/>
        </w:rPr>
        <w:t>编辑器</w:t>
      </w:r>
      <w:r>
        <w:rPr>
          <w:rFonts w:hint="eastAsia"/>
          <w:sz w:val="24"/>
          <w:szCs w:val="24"/>
        </w:rPr>
        <w:t> </w:t>
      </w:r>
      <w:r>
        <w:rPr>
          <w:rFonts w:hint="eastAsia"/>
          <w:sz w:val="24"/>
          <w:szCs w:val="24"/>
        </w:rPr>
        <w:t>，用户可以更快速的通</w:t>
      </w:r>
      <w:r>
        <w:rPr>
          <w:rFonts w:hint="eastAsia"/>
          <w:sz w:val="24"/>
          <w:szCs w:val="24"/>
        </w:rPr>
        <w:tab/>
      </w:r>
      <w:r>
        <w:rPr>
          <w:rFonts w:hint="eastAsia"/>
          <w:sz w:val="24"/>
          <w:szCs w:val="24"/>
        </w:rPr>
        <w:tab/>
      </w:r>
      <w:r>
        <w:rPr>
          <w:rFonts w:hint="eastAsia"/>
          <w:sz w:val="24"/>
          <w:szCs w:val="24"/>
        </w:rPr>
        <w:t>过</w:t>
      </w:r>
      <w:proofErr w:type="spellStart"/>
      <w:r>
        <w:rPr>
          <w:rFonts w:hint="eastAsia"/>
          <w:sz w:val="24"/>
          <w:szCs w:val="24"/>
        </w:rPr>
        <w:t>Djang</w:t>
      </w:r>
      <w:proofErr w:type="spellEnd"/>
      <w:r>
        <w:rPr>
          <w:rFonts w:hint="eastAsia"/>
          <w:sz w:val="24"/>
          <w:szCs w:val="24"/>
        </w:rPr>
        <w:t>框架进行</w:t>
      </w:r>
      <w:r>
        <w:rPr>
          <w:rFonts w:hint="eastAsia"/>
          <w:sz w:val="24"/>
          <w:szCs w:val="24"/>
        </w:rPr>
        <w:t>Web</w:t>
      </w:r>
      <w:r>
        <w:rPr>
          <w:rFonts w:hint="eastAsia"/>
          <w:sz w:val="24"/>
          <w:szCs w:val="24"/>
        </w:rPr>
        <w:t>开发。此外，其还能支持</w:t>
      </w:r>
      <w:proofErr w:type="spellStart"/>
      <w:r>
        <w:rPr>
          <w:rFonts w:hint="eastAsia"/>
          <w:sz w:val="24"/>
          <w:szCs w:val="24"/>
        </w:rPr>
        <w:t>CoffeeScript</w:t>
      </w:r>
      <w:proofErr w:type="spellEnd"/>
      <w:r>
        <w:rPr>
          <w:rFonts w:hint="eastAsia"/>
          <w:sz w:val="24"/>
          <w:szCs w:val="24"/>
        </w:rPr>
        <w:t xml:space="preserve">, </w:t>
      </w:r>
      <w:r>
        <w:rPr>
          <w:rFonts w:hint="eastAsia"/>
          <w:sz w:val="24"/>
          <w:szCs w:val="24"/>
        </w:rPr>
        <w:tab/>
      </w:r>
      <w:r>
        <w:rPr>
          <w:rFonts w:hint="eastAsia"/>
          <w:sz w:val="24"/>
          <w:szCs w:val="24"/>
        </w:rPr>
        <w:tab/>
      </w:r>
      <w:r>
        <w:rPr>
          <w:rFonts w:hint="eastAsia"/>
          <w:sz w:val="24"/>
          <w:szCs w:val="24"/>
        </w:rPr>
        <w:tab/>
      </w:r>
      <w:r>
        <w:rPr>
          <w:rFonts w:hint="eastAsia"/>
          <w:sz w:val="24"/>
          <w:szCs w:val="24"/>
        </w:rPr>
        <w:tab/>
        <w:t>Mako </w:t>
      </w:r>
      <w:r>
        <w:rPr>
          <w:rFonts w:hint="eastAsia"/>
          <w:sz w:val="24"/>
          <w:szCs w:val="24"/>
        </w:rPr>
        <w:t>和</w:t>
      </w:r>
      <w:r>
        <w:rPr>
          <w:rFonts w:hint="eastAsia"/>
          <w:sz w:val="24"/>
          <w:szCs w:val="24"/>
        </w:rPr>
        <w:t> Jinja2</w:t>
      </w:r>
      <w:r>
        <w:rPr>
          <w:rFonts w:hint="eastAsia"/>
          <w:sz w:val="24"/>
          <w:szCs w:val="24"/>
        </w:rPr>
        <w:t>。</w:t>
      </w:r>
    </w:p>
    <w:p w14:paraId="55B630A9" w14:textId="77777777" w:rsidR="00DF166E" w:rsidRDefault="00CB199E">
      <w:pPr>
        <w:spacing w:before="240" w:line="360" w:lineRule="auto"/>
        <w:ind w:firstLineChars="200" w:firstLine="480"/>
        <w:jc w:val="left"/>
        <w:rPr>
          <w:sz w:val="24"/>
          <w:szCs w:val="24"/>
        </w:rPr>
        <w:pPrChange w:id="85" w:author="thinkpad" w:date="2021-04-28T23:45:00Z">
          <w:pPr>
            <w:spacing w:line="360" w:lineRule="auto"/>
            <w:ind w:firstLine="200"/>
            <w:jc w:val="left"/>
          </w:pPr>
        </w:pPrChange>
      </w:pPr>
      <w:r>
        <w:rPr>
          <w:rFonts w:hint="eastAsia"/>
          <w:sz w:val="24"/>
          <w:szCs w:val="24"/>
        </w:rPr>
        <w:t>支持</w:t>
      </w:r>
      <w:r>
        <w:rPr>
          <w:rFonts w:hint="eastAsia"/>
          <w:sz w:val="24"/>
          <w:szCs w:val="24"/>
        </w:rPr>
        <w:t>Google App</w:t>
      </w:r>
      <w:r>
        <w:rPr>
          <w:rFonts w:hint="eastAsia"/>
          <w:sz w:val="24"/>
          <w:szCs w:val="24"/>
        </w:rPr>
        <w:t>引擎</w:t>
      </w:r>
    </w:p>
    <w:p w14:paraId="4975B3DD" w14:textId="77777777" w:rsidR="00DF166E" w:rsidRDefault="00CB199E">
      <w:pPr>
        <w:spacing w:before="240" w:line="360" w:lineRule="auto"/>
        <w:ind w:firstLineChars="374" w:firstLine="898"/>
        <w:jc w:val="left"/>
        <w:rPr>
          <w:sz w:val="24"/>
          <w:szCs w:val="24"/>
        </w:rPr>
        <w:pPrChange w:id="86" w:author="thinkpad" w:date="2021-04-28T23:45:00Z">
          <w:pPr>
            <w:spacing w:line="360" w:lineRule="auto"/>
            <w:ind w:firstLine="200"/>
            <w:jc w:val="left"/>
          </w:pPr>
        </w:pPrChange>
      </w:pPr>
      <w:r>
        <w:rPr>
          <w:rFonts w:hint="eastAsia"/>
          <w:sz w:val="24"/>
          <w:szCs w:val="24"/>
        </w:rPr>
        <w:t>用户可选择使用</w:t>
      </w:r>
      <w:r>
        <w:rPr>
          <w:rFonts w:hint="eastAsia"/>
          <w:sz w:val="24"/>
          <w:szCs w:val="24"/>
        </w:rPr>
        <w:t>Python 2.5</w:t>
      </w:r>
      <w:r>
        <w:rPr>
          <w:rFonts w:hint="eastAsia"/>
          <w:sz w:val="24"/>
          <w:szCs w:val="24"/>
        </w:rPr>
        <w:t>或者</w:t>
      </w:r>
      <w:r>
        <w:rPr>
          <w:rFonts w:hint="eastAsia"/>
          <w:sz w:val="24"/>
          <w:szCs w:val="24"/>
        </w:rPr>
        <w:t>2.7</w:t>
      </w:r>
      <w:r>
        <w:rPr>
          <w:rFonts w:hint="eastAsia"/>
          <w:sz w:val="24"/>
          <w:szCs w:val="24"/>
        </w:rPr>
        <w:t>运行环境，为</w:t>
      </w:r>
      <w:r>
        <w:rPr>
          <w:rFonts w:hint="eastAsia"/>
          <w:sz w:val="24"/>
          <w:szCs w:val="24"/>
        </w:rPr>
        <w:t xml:space="preserve">Google </w:t>
      </w:r>
      <w:proofErr w:type="spellStart"/>
      <w:r>
        <w:rPr>
          <w:rFonts w:hint="eastAsia"/>
          <w:sz w:val="24"/>
          <w:szCs w:val="24"/>
        </w:rPr>
        <w:t>APp</w:t>
      </w:r>
      <w:proofErr w:type="spellEnd"/>
      <w:r>
        <w:rPr>
          <w:rFonts w:hint="eastAsia"/>
          <w:sz w:val="24"/>
          <w:szCs w:val="24"/>
        </w:rPr>
        <w:t>引擎进行</w:t>
      </w:r>
      <w:r>
        <w:rPr>
          <w:rFonts w:hint="eastAsia"/>
          <w:sz w:val="24"/>
          <w:szCs w:val="24"/>
        </w:rPr>
        <w:tab/>
      </w:r>
      <w:r>
        <w:rPr>
          <w:rFonts w:hint="eastAsia"/>
          <w:sz w:val="24"/>
          <w:szCs w:val="24"/>
        </w:rPr>
        <w:tab/>
      </w:r>
      <w:r>
        <w:rPr>
          <w:rFonts w:hint="eastAsia"/>
          <w:sz w:val="24"/>
          <w:szCs w:val="24"/>
        </w:rPr>
        <w:t>应用程序的开发，并执行例行程序部署工作。</w:t>
      </w:r>
    </w:p>
    <w:p w14:paraId="4381F16A" w14:textId="77777777" w:rsidR="00DF166E" w:rsidRDefault="00CB199E">
      <w:pPr>
        <w:spacing w:before="240" w:line="360" w:lineRule="auto"/>
        <w:ind w:firstLineChars="200" w:firstLine="480"/>
        <w:jc w:val="left"/>
        <w:rPr>
          <w:sz w:val="24"/>
          <w:szCs w:val="24"/>
        </w:rPr>
        <w:pPrChange w:id="87" w:author="thinkpad" w:date="2021-04-28T23:45:00Z">
          <w:pPr>
            <w:spacing w:line="360" w:lineRule="auto"/>
            <w:ind w:firstLine="200"/>
            <w:jc w:val="left"/>
          </w:pPr>
        </w:pPrChange>
      </w:pPr>
      <w:r>
        <w:rPr>
          <w:rFonts w:hint="eastAsia"/>
          <w:sz w:val="24"/>
          <w:szCs w:val="24"/>
        </w:rPr>
        <w:t>集成版本控制</w:t>
      </w:r>
    </w:p>
    <w:p w14:paraId="6B1737F6" w14:textId="77777777" w:rsidR="00DF166E" w:rsidRDefault="00CB199E">
      <w:pPr>
        <w:spacing w:before="240" w:line="360" w:lineRule="auto"/>
        <w:ind w:firstLineChars="374" w:firstLine="898"/>
        <w:jc w:val="left"/>
        <w:rPr>
          <w:sz w:val="24"/>
          <w:szCs w:val="24"/>
        </w:rPr>
        <w:pPrChange w:id="88" w:author="thinkpad" w:date="2021-04-28T23:45:00Z">
          <w:pPr>
            <w:spacing w:line="360" w:lineRule="auto"/>
            <w:ind w:firstLine="200"/>
            <w:jc w:val="left"/>
          </w:pPr>
        </w:pPrChange>
      </w:pPr>
      <w:r>
        <w:rPr>
          <w:rFonts w:hint="eastAsia"/>
          <w:sz w:val="24"/>
          <w:szCs w:val="24"/>
        </w:rPr>
        <w:t>登入，录出，视图拆分与合并</w:t>
      </w:r>
      <w:r>
        <w:rPr>
          <w:rFonts w:hint="eastAsia"/>
          <w:sz w:val="24"/>
          <w:szCs w:val="24"/>
        </w:rPr>
        <w:t>--</w:t>
      </w:r>
      <w:r>
        <w:rPr>
          <w:rFonts w:hint="eastAsia"/>
          <w:sz w:val="24"/>
          <w:szCs w:val="24"/>
        </w:rPr>
        <w:t>所有这些功能都能在其统一的</w:t>
      </w:r>
      <w:r>
        <w:rPr>
          <w:rFonts w:hint="eastAsia"/>
          <w:sz w:val="24"/>
          <w:szCs w:val="24"/>
        </w:rPr>
        <w:t>VCS</w:t>
      </w:r>
      <w:r>
        <w:rPr>
          <w:rFonts w:hint="eastAsia"/>
          <w:sz w:val="24"/>
          <w:szCs w:val="24"/>
        </w:rPr>
        <w:t>用户</w:t>
      </w:r>
      <w:r>
        <w:rPr>
          <w:rFonts w:hint="eastAsia"/>
          <w:sz w:val="24"/>
          <w:szCs w:val="24"/>
        </w:rPr>
        <w:tab/>
      </w:r>
      <w:r>
        <w:rPr>
          <w:rFonts w:hint="eastAsia"/>
          <w:sz w:val="24"/>
          <w:szCs w:val="24"/>
        </w:rPr>
        <w:tab/>
      </w:r>
      <w:r>
        <w:rPr>
          <w:rFonts w:hint="eastAsia"/>
          <w:sz w:val="24"/>
          <w:szCs w:val="24"/>
        </w:rPr>
        <w:t>界面（可用于</w:t>
      </w:r>
      <w:r>
        <w:rPr>
          <w:rFonts w:hint="eastAsia"/>
          <w:sz w:val="24"/>
          <w:szCs w:val="24"/>
        </w:rPr>
        <w:t>Mercurial, Subversion, Git, Perforce </w:t>
      </w:r>
      <w:r>
        <w:rPr>
          <w:rFonts w:hint="eastAsia"/>
          <w:sz w:val="24"/>
          <w:szCs w:val="24"/>
        </w:rPr>
        <w:t>和其他的</w:t>
      </w:r>
      <w:r>
        <w:rPr>
          <w:rFonts w:hint="eastAsia"/>
          <w:sz w:val="24"/>
          <w:szCs w:val="24"/>
        </w:rPr>
        <w:t> SCM</w:t>
      </w:r>
      <w:r>
        <w:rPr>
          <w:rFonts w:hint="eastAsia"/>
          <w:sz w:val="24"/>
          <w:szCs w:val="24"/>
        </w:rPr>
        <w:t>）中得到。</w:t>
      </w:r>
    </w:p>
    <w:p w14:paraId="74CACB01" w14:textId="77777777" w:rsidR="00DF166E" w:rsidRDefault="00CB199E">
      <w:pPr>
        <w:spacing w:before="240" w:line="360" w:lineRule="auto"/>
        <w:ind w:firstLineChars="200" w:firstLine="480"/>
        <w:jc w:val="left"/>
        <w:rPr>
          <w:sz w:val="24"/>
          <w:szCs w:val="24"/>
        </w:rPr>
        <w:pPrChange w:id="89" w:author="thinkpad" w:date="2021-04-28T23:45:00Z">
          <w:pPr>
            <w:spacing w:line="360" w:lineRule="auto"/>
            <w:ind w:firstLine="200"/>
            <w:jc w:val="left"/>
          </w:pPr>
        </w:pPrChange>
      </w:pPr>
      <w:r>
        <w:rPr>
          <w:rFonts w:hint="eastAsia"/>
          <w:sz w:val="24"/>
          <w:szCs w:val="24"/>
        </w:rPr>
        <w:t>图形页面调试器</w:t>
      </w:r>
    </w:p>
    <w:p w14:paraId="22DAE245" w14:textId="77777777" w:rsidR="00DF166E" w:rsidRDefault="00CB199E">
      <w:pPr>
        <w:spacing w:before="240" w:line="360" w:lineRule="auto"/>
        <w:ind w:firstLineChars="374" w:firstLine="898"/>
        <w:jc w:val="left"/>
        <w:rPr>
          <w:sz w:val="24"/>
          <w:szCs w:val="24"/>
        </w:rPr>
        <w:pPrChange w:id="90" w:author="thinkpad" w:date="2021-04-28T23:45:00Z">
          <w:pPr>
            <w:spacing w:line="360" w:lineRule="auto"/>
            <w:ind w:firstLine="200"/>
            <w:jc w:val="left"/>
          </w:pPr>
        </w:pPrChange>
      </w:pPr>
      <w:r>
        <w:rPr>
          <w:rFonts w:hint="eastAsia"/>
          <w:sz w:val="24"/>
          <w:szCs w:val="24"/>
        </w:rPr>
        <w:t>用户可以用其自带的功能全面的调试器对</w:t>
      </w:r>
      <w:r>
        <w:rPr>
          <w:rFonts w:hint="eastAsia"/>
          <w:sz w:val="24"/>
          <w:szCs w:val="24"/>
        </w:rPr>
        <w:t>Python</w:t>
      </w:r>
      <w:r>
        <w:rPr>
          <w:rFonts w:hint="eastAsia"/>
          <w:sz w:val="24"/>
          <w:szCs w:val="24"/>
        </w:rPr>
        <w:t>或者</w:t>
      </w:r>
      <w:r>
        <w:rPr>
          <w:rFonts w:hint="eastAsia"/>
          <w:sz w:val="24"/>
          <w:szCs w:val="24"/>
        </w:rPr>
        <w:t>Django</w:t>
      </w:r>
      <w:r>
        <w:rPr>
          <w:rFonts w:hint="eastAsia"/>
          <w:sz w:val="24"/>
          <w:szCs w:val="24"/>
        </w:rPr>
        <w:t>应用程序</w:t>
      </w:r>
      <w:r>
        <w:rPr>
          <w:rFonts w:hint="eastAsia"/>
          <w:sz w:val="24"/>
          <w:szCs w:val="24"/>
        </w:rPr>
        <w:tab/>
      </w:r>
      <w:r>
        <w:rPr>
          <w:rFonts w:hint="eastAsia"/>
          <w:sz w:val="24"/>
          <w:szCs w:val="24"/>
        </w:rPr>
        <w:tab/>
      </w:r>
      <w:r>
        <w:rPr>
          <w:rFonts w:hint="eastAsia"/>
          <w:sz w:val="24"/>
          <w:szCs w:val="24"/>
        </w:rPr>
        <w:t>以及测试单元进行调整，该调试器带断点，步进，多画面视图，窗口以</w:t>
      </w:r>
      <w:r>
        <w:rPr>
          <w:rFonts w:hint="eastAsia"/>
          <w:sz w:val="24"/>
          <w:szCs w:val="24"/>
        </w:rPr>
        <w:tab/>
      </w:r>
      <w:r>
        <w:rPr>
          <w:rFonts w:hint="eastAsia"/>
          <w:sz w:val="24"/>
          <w:szCs w:val="24"/>
        </w:rPr>
        <w:tab/>
      </w:r>
      <w:r>
        <w:rPr>
          <w:rFonts w:hint="eastAsia"/>
          <w:sz w:val="24"/>
          <w:szCs w:val="24"/>
        </w:rPr>
        <w:t>及评估表达式。</w:t>
      </w:r>
    </w:p>
    <w:p w14:paraId="4227431D" w14:textId="77777777" w:rsidR="00DF166E" w:rsidRDefault="00CB199E">
      <w:pPr>
        <w:spacing w:before="240" w:line="360" w:lineRule="auto"/>
        <w:ind w:firstLineChars="200" w:firstLine="480"/>
        <w:jc w:val="left"/>
        <w:rPr>
          <w:sz w:val="24"/>
          <w:szCs w:val="24"/>
        </w:rPr>
        <w:pPrChange w:id="91" w:author="thinkpad" w:date="2021-04-28T23:46:00Z">
          <w:pPr>
            <w:spacing w:line="360" w:lineRule="auto"/>
            <w:ind w:firstLine="200"/>
            <w:jc w:val="left"/>
          </w:pPr>
        </w:pPrChange>
      </w:pPr>
      <w:del w:id="92" w:author="thinkpad" w:date="2021-04-28T23:46:00Z">
        <w:r>
          <w:rPr>
            <w:rFonts w:hint="eastAsia"/>
            <w:sz w:val="24"/>
            <w:szCs w:val="24"/>
          </w:rPr>
          <w:delText>9</w:delText>
        </w:r>
        <w:r>
          <w:rPr>
            <w:rFonts w:hint="eastAsia"/>
            <w:sz w:val="24"/>
            <w:szCs w:val="24"/>
          </w:rPr>
          <w:delText>、</w:delText>
        </w:r>
      </w:del>
      <w:r>
        <w:rPr>
          <w:rFonts w:hint="eastAsia"/>
          <w:sz w:val="24"/>
          <w:szCs w:val="24"/>
        </w:rPr>
        <w:t>集成的单元测试</w:t>
      </w:r>
    </w:p>
    <w:p w14:paraId="77468566" w14:textId="77777777" w:rsidR="00DF166E" w:rsidRDefault="00CB199E">
      <w:pPr>
        <w:spacing w:before="240" w:line="360" w:lineRule="auto"/>
        <w:ind w:firstLineChars="374" w:firstLine="898"/>
        <w:jc w:val="left"/>
        <w:rPr>
          <w:sz w:val="24"/>
          <w:szCs w:val="24"/>
        </w:rPr>
        <w:pPrChange w:id="93" w:author="thinkpad" w:date="2021-04-28T23:45:00Z">
          <w:pPr>
            <w:spacing w:line="360" w:lineRule="auto"/>
            <w:ind w:firstLine="200"/>
            <w:jc w:val="left"/>
          </w:pPr>
        </w:pPrChange>
      </w:pPr>
      <w:r>
        <w:rPr>
          <w:rFonts w:hint="eastAsia"/>
          <w:sz w:val="24"/>
          <w:szCs w:val="24"/>
        </w:rPr>
        <w:t>用户可以在一个文件夹运行一个测试文件，单个测试类，一个方法或者</w:t>
      </w:r>
      <w:r>
        <w:rPr>
          <w:rFonts w:hint="eastAsia"/>
          <w:sz w:val="24"/>
          <w:szCs w:val="24"/>
        </w:rPr>
        <w:tab/>
      </w:r>
      <w:r>
        <w:rPr>
          <w:rFonts w:hint="eastAsia"/>
          <w:sz w:val="24"/>
          <w:szCs w:val="24"/>
        </w:rPr>
        <w:tab/>
      </w:r>
      <w:r>
        <w:rPr>
          <w:rFonts w:hint="eastAsia"/>
          <w:sz w:val="24"/>
          <w:szCs w:val="24"/>
        </w:rPr>
        <w:t>所有测试项目。</w:t>
      </w:r>
    </w:p>
    <w:p w14:paraId="6778A066" w14:textId="77777777" w:rsidR="00DF166E" w:rsidRDefault="00CB199E">
      <w:pPr>
        <w:spacing w:before="240" w:line="360" w:lineRule="auto"/>
        <w:ind w:firstLineChars="200" w:firstLine="480"/>
        <w:jc w:val="left"/>
        <w:rPr>
          <w:sz w:val="24"/>
          <w:szCs w:val="24"/>
        </w:rPr>
      </w:pPr>
      <w:r>
        <w:rPr>
          <w:rFonts w:hint="eastAsia"/>
          <w:sz w:val="24"/>
          <w:szCs w:val="24"/>
        </w:rPr>
        <w:t>可自定义</w:t>
      </w:r>
      <w:r>
        <w:rPr>
          <w:rFonts w:hint="eastAsia"/>
          <w:sz w:val="24"/>
          <w:szCs w:val="24"/>
        </w:rPr>
        <w:t>&amp;</w:t>
      </w:r>
      <w:r>
        <w:rPr>
          <w:rFonts w:hint="eastAsia"/>
          <w:sz w:val="24"/>
          <w:szCs w:val="24"/>
        </w:rPr>
        <w:t>可扩展</w:t>
      </w:r>
    </w:p>
    <w:p w14:paraId="51372F99" w14:textId="6E5DFA42" w:rsidR="00DF166E" w:rsidRDefault="00CB199E" w:rsidP="00B05850">
      <w:pPr>
        <w:spacing w:before="240" w:line="360" w:lineRule="auto"/>
        <w:ind w:firstLineChars="374" w:firstLine="898"/>
        <w:jc w:val="left"/>
        <w:rPr>
          <w:rFonts w:eastAsia="黑体"/>
          <w:sz w:val="32"/>
          <w:szCs w:val="32"/>
        </w:rPr>
      </w:pPr>
      <w:r>
        <w:rPr>
          <w:rFonts w:hint="eastAsia"/>
          <w:sz w:val="24"/>
          <w:szCs w:val="24"/>
        </w:rPr>
        <w:lastRenderedPageBreak/>
        <w:t>可绑定了</w:t>
      </w:r>
      <w:r>
        <w:rPr>
          <w:rFonts w:hint="eastAsia"/>
          <w:sz w:val="24"/>
          <w:szCs w:val="24"/>
        </w:rPr>
        <w:t> </w:t>
      </w:r>
      <w:proofErr w:type="spellStart"/>
      <w:r>
        <w:rPr>
          <w:rFonts w:hint="eastAsia"/>
          <w:sz w:val="24"/>
          <w:szCs w:val="24"/>
        </w:rPr>
        <w:t>Textmate</w:t>
      </w:r>
      <w:proofErr w:type="spellEnd"/>
      <w:r>
        <w:rPr>
          <w:rFonts w:hint="eastAsia"/>
          <w:sz w:val="24"/>
          <w:szCs w:val="24"/>
        </w:rPr>
        <w:t>, NetBeans, Eclipse &amp; Emacs </w:t>
      </w:r>
      <w:r>
        <w:rPr>
          <w:rFonts w:hint="eastAsia"/>
          <w:sz w:val="24"/>
          <w:szCs w:val="24"/>
        </w:rPr>
        <w:t>键盘主盘，以及</w:t>
      </w:r>
      <w:r>
        <w:rPr>
          <w:rFonts w:hint="eastAsia"/>
          <w:sz w:val="24"/>
          <w:szCs w:val="24"/>
        </w:rPr>
        <w:t> Vi/Vim</w:t>
      </w:r>
      <w:r>
        <w:rPr>
          <w:rFonts w:hint="eastAsia"/>
          <w:sz w:val="24"/>
          <w:szCs w:val="24"/>
        </w:rPr>
        <w:tab/>
      </w:r>
      <w:r>
        <w:rPr>
          <w:rFonts w:hint="eastAsia"/>
          <w:sz w:val="24"/>
          <w:szCs w:val="24"/>
        </w:rPr>
        <w:tab/>
      </w:r>
      <w:r>
        <w:rPr>
          <w:rFonts w:hint="eastAsia"/>
          <w:sz w:val="24"/>
          <w:szCs w:val="24"/>
        </w:rPr>
        <w:t>仿真插件。</w:t>
      </w:r>
      <w:bookmarkStart w:id="94" w:name="_Toc20649"/>
      <w:r>
        <w:rPr>
          <w:rFonts w:eastAsia="黑体"/>
          <w:sz w:val="32"/>
          <w:szCs w:val="32"/>
        </w:rPr>
        <w:br w:type="page"/>
      </w:r>
    </w:p>
    <w:p w14:paraId="4D29E968" w14:textId="77777777" w:rsidR="00DF166E" w:rsidRDefault="00CB199E">
      <w:pPr>
        <w:spacing w:line="360" w:lineRule="auto"/>
        <w:jc w:val="center"/>
        <w:outlineLvl w:val="0"/>
        <w:rPr>
          <w:rFonts w:eastAsia="黑体"/>
          <w:sz w:val="32"/>
          <w:szCs w:val="32"/>
        </w:rPr>
      </w:pPr>
      <w:r>
        <w:rPr>
          <w:rFonts w:eastAsia="黑体"/>
          <w:sz w:val="32"/>
          <w:szCs w:val="32"/>
        </w:rPr>
        <w:lastRenderedPageBreak/>
        <w:t xml:space="preserve">3 </w:t>
      </w:r>
      <w:r>
        <w:rPr>
          <w:rFonts w:eastAsia="黑体"/>
          <w:sz w:val="32"/>
          <w:szCs w:val="32"/>
        </w:rPr>
        <w:t>系统分析</w:t>
      </w:r>
      <w:bookmarkEnd w:id="94"/>
    </w:p>
    <w:p w14:paraId="5BEC190A" w14:textId="77777777" w:rsidR="00DF166E" w:rsidRDefault="00CB199E">
      <w:pPr>
        <w:spacing w:line="360" w:lineRule="auto"/>
        <w:outlineLvl w:val="1"/>
        <w:rPr>
          <w:rFonts w:eastAsia="黑体"/>
          <w:color w:val="000000"/>
          <w:sz w:val="28"/>
          <w:szCs w:val="28"/>
        </w:rPr>
      </w:pPr>
      <w:bookmarkStart w:id="95" w:name="_Toc32671"/>
      <w:r>
        <w:rPr>
          <w:rFonts w:eastAsia="黑体"/>
          <w:color w:val="000000"/>
          <w:sz w:val="28"/>
          <w:szCs w:val="28"/>
        </w:rPr>
        <w:t>3.</w:t>
      </w:r>
      <w:r>
        <w:rPr>
          <w:rFonts w:eastAsia="黑体" w:hint="eastAsia"/>
          <w:color w:val="000000"/>
          <w:sz w:val="28"/>
          <w:szCs w:val="28"/>
        </w:rPr>
        <w:t xml:space="preserve">1 </w:t>
      </w:r>
      <w:r>
        <w:rPr>
          <w:rFonts w:eastAsia="黑体"/>
          <w:color w:val="000000"/>
          <w:sz w:val="28"/>
          <w:szCs w:val="28"/>
        </w:rPr>
        <w:t>软件需求分析</w:t>
      </w:r>
      <w:bookmarkEnd w:id="95"/>
    </w:p>
    <w:p w14:paraId="0B8981CF" w14:textId="77777777" w:rsidR="00DF166E" w:rsidRDefault="00CB199E">
      <w:pPr>
        <w:spacing w:line="360" w:lineRule="auto"/>
        <w:ind w:firstLineChars="200" w:firstLine="480"/>
        <w:rPr>
          <w:sz w:val="24"/>
          <w:szCs w:val="24"/>
        </w:rPr>
      </w:pPr>
      <w:r>
        <w:rPr>
          <w:sz w:val="24"/>
          <w:szCs w:val="24"/>
        </w:rPr>
        <w:t>软件需求分析是开发人员通过</w:t>
      </w:r>
      <w:r>
        <w:rPr>
          <w:rFonts w:hint="eastAsia"/>
          <w:sz w:val="24"/>
          <w:szCs w:val="24"/>
        </w:rPr>
        <w:t>前期进行</w:t>
      </w:r>
      <w:r>
        <w:rPr>
          <w:sz w:val="24"/>
          <w:szCs w:val="24"/>
        </w:rPr>
        <w:t>详细且准确</w:t>
      </w:r>
      <w:r>
        <w:rPr>
          <w:rFonts w:hint="eastAsia"/>
          <w:sz w:val="24"/>
          <w:szCs w:val="24"/>
        </w:rPr>
        <w:t>的</w:t>
      </w:r>
      <w:r>
        <w:rPr>
          <w:sz w:val="24"/>
          <w:szCs w:val="24"/>
        </w:rPr>
        <w:t>了解用户和项目的具体</w:t>
      </w:r>
      <w:r>
        <w:rPr>
          <w:rFonts w:hint="eastAsia"/>
          <w:sz w:val="24"/>
          <w:szCs w:val="24"/>
        </w:rPr>
        <w:t>的</w:t>
      </w:r>
      <w:r>
        <w:rPr>
          <w:sz w:val="24"/>
          <w:szCs w:val="24"/>
        </w:rPr>
        <w:t>功能，安全性，可靠性</w:t>
      </w:r>
      <w:r>
        <w:rPr>
          <w:rFonts w:hint="eastAsia"/>
          <w:sz w:val="24"/>
          <w:szCs w:val="24"/>
        </w:rPr>
        <w:t>和</w:t>
      </w:r>
      <w:r>
        <w:rPr>
          <w:sz w:val="24"/>
          <w:szCs w:val="24"/>
        </w:rPr>
        <w:t>性能等</w:t>
      </w:r>
      <w:r>
        <w:rPr>
          <w:rFonts w:hint="eastAsia"/>
          <w:sz w:val="24"/>
          <w:szCs w:val="24"/>
        </w:rPr>
        <w:t>各种信息</w:t>
      </w:r>
      <w:r>
        <w:rPr>
          <w:sz w:val="24"/>
          <w:szCs w:val="24"/>
        </w:rPr>
        <w:t>，</w:t>
      </w:r>
      <w:r>
        <w:rPr>
          <w:rFonts w:hint="eastAsia"/>
          <w:sz w:val="24"/>
          <w:szCs w:val="24"/>
        </w:rPr>
        <w:t>然后</w:t>
      </w:r>
      <w:r>
        <w:rPr>
          <w:sz w:val="24"/>
          <w:szCs w:val="24"/>
        </w:rPr>
        <w:t>进行认真</w:t>
      </w:r>
      <w:r>
        <w:rPr>
          <w:rFonts w:hint="eastAsia"/>
          <w:sz w:val="24"/>
          <w:szCs w:val="24"/>
        </w:rPr>
        <w:t>的</w:t>
      </w:r>
      <w:r>
        <w:rPr>
          <w:sz w:val="24"/>
          <w:szCs w:val="24"/>
        </w:rPr>
        <w:t>调研和准确</w:t>
      </w:r>
      <w:r>
        <w:rPr>
          <w:rFonts w:hint="eastAsia"/>
          <w:sz w:val="24"/>
          <w:szCs w:val="24"/>
        </w:rPr>
        <w:t>的</w:t>
      </w:r>
      <w:r>
        <w:rPr>
          <w:sz w:val="24"/>
          <w:szCs w:val="24"/>
        </w:rPr>
        <w:t>分析，</w:t>
      </w:r>
      <w:r>
        <w:rPr>
          <w:rFonts w:hint="eastAsia"/>
          <w:sz w:val="24"/>
          <w:szCs w:val="24"/>
        </w:rPr>
        <w:t>其次</w:t>
      </w:r>
      <w:r>
        <w:rPr>
          <w:sz w:val="24"/>
          <w:szCs w:val="24"/>
        </w:rPr>
        <w:t>将用户</w:t>
      </w:r>
      <w:r>
        <w:rPr>
          <w:rFonts w:hint="eastAsia"/>
          <w:sz w:val="24"/>
          <w:szCs w:val="24"/>
        </w:rPr>
        <w:t>提出的这些</w:t>
      </w:r>
      <w:r>
        <w:rPr>
          <w:sz w:val="24"/>
          <w:szCs w:val="24"/>
        </w:rPr>
        <w:t>非形式的需求通过</w:t>
      </w:r>
      <w:r>
        <w:rPr>
          <w:rFonts w:hint="eastAsia"/>
          <w:sz w:val="24"/>
          <w:szCs w:val="24"/>
        </w:rPr>
        <w:t>简单易懂的</w:t>
      </w:r>
      <w:r>
        <w:rPr>
          <w:sz w:val="24"/>
          <w:szCs w:val="24"/>
        </w:rPr>
        <w:t>软件需求分析语言表述</w:t>
      </w:r>
      <w:r>
        <w:rPr>
          <w:rFonts w:hint="eastAsia"/>
          <w:sz w:val="24"/>
          <w:szCs w:val="24"/>
        </w:rPr>
        <w:t>出来</w:t>
      </w:r>
      <w:r>
        <w:rPr>
          <w:sz w:val="24"/>
          <w:szCs w:val="24"/>
        </w:rPr>
        <w:t>并</w:t>
      </w:r>
      <w:r>
        <w:rPr>
          <w:rFonts w:hint="eastAsia"/>
          <w:sz w:val="24"/>
          <w:szCs w:val="24"/>
        </w:rPr>
        <w:t>能够</w:t>
      </w:r>
      <w:r>
        <w:rPr>
          <w:sz w:val="24"/>
          <w:szCs w:val="24"/>
        </w:rPr>
        <w:t>正确转化为</w:t>
      </w:r>
      <w:r>
        <w:rPr>
          <w:rFonts w:hint="eastAsia"/>
          <w:sz w:val="24"/>
          <w:szCs w:val="24"/>
        </w:rPr>
        <w:t>开发人员能够理解的，</w:t>
      </w:r>
      <w:r>
        <w:rPr>
          <w:sz w:val="24"/>
          <w:szCs w:val="24"/>
        </w:rPr>
        <w:t>完整的需求定义，从而确定该系统必须做什么</w:t>
      </w:r>
      <w:r>
        <w:rPr>
          <w:rFonts w:hint="eastAsia"/>
          <w:sz w:val="24"/>
          <w:szCs w:val="24"/>
        </w:rPr>
        <w:t>，能够做什么</w:t>
      </w:r>
      <w:r>
        <w:rPr>
          <w:sz w:val="24"/>
          <w:szCs w:val="24"/>
        </w:rPr>
        <w:t>的</w:t>
      </w:r>
      <w:r>
        <w:rPr>
          <w:rFonts w:hint="eastAsia"/>
          <w:sz w:val="24"/>
          <w:szCs w:val="24"/>
        </w:rPr>
        <w:t>一个</w:t>
      </w:r>
      <w:r>
        <w:rPr>
          <w:sz w:val="24"/>
          <w:szCs w:val="24"/>
        </w:rPr>
        <w:t>完整过程。软件需求</w:t>
      </w:r>
      <w:r>
        <w:rPr>
          <w:rFonts w:hint="eastAsia"/>
          <w:sz w:val="24"/>
          <w:szCs w:val="24"/>
        </w:rPr>
        <w:t>从定义的层面上分为</w:t>
      </w:r>
      <w:r>
        <w:rPr>
          <w:sz w:val="24"/>
          <w:szCs w:val="24"/>
        </w:rPr>
        <w:t>用户需求层次、功能需求层次和业务需求层次</w:t>
      </w:r>
      <w:r>
        <w:rPr>
          <w:rFonts w:hint="eastAsia"/>
          <w:sz w:val="24"/>
          <w:szCs w:val="24"/>
        </w:rPr>
        <w:t>等三类需求</w:t>
      </w:r>
      <w:r>
        <w:rPr>
          <w:sz w:val="24"/>
          <w:szCs w:val="24"/>
        </w:rPr>
        <w:t>，</w:t>
      </w:r>
      <w:r>
        <w:rPr>
          <w:rFonts w:hint="eastAsia"/>
          <w:sz w:val="24"/>
          <w:szCs w:val="24"/>
        </w:rPr>
        <w:t>下面我们用一个完整的，</w:t>
      </w:r>
      <w:r>
        <w:rPr>
          <w:sz w:val="24"/>
          <w:szCs w:val="24"/>
        </w:rPr>
        <w:t>具体的软件需求分析过程</w:t>
      </w:r>
      <w:r>
        <w:rPr>
          <w:rFonts w:hint="eastAsia"/>
          <w:sz w:val="24"/>
          <w:szCs w:val="24"/>
        </w:rPr>
        <w:t>来了解一下，如图</w:t>
      </w:r>
      <w:r>
        <w:rPr>
          <w:sz w:val="24"/>
          <w:szCs w:val="24"/>
        </w:rPr>
        <w:t>3-1</w:t>
      </w:r>
      <w:r>
        <w:rPr>
          <w:sz w:val="24"/>
          <w:szCs w:val="24"/>
        </w:rPr>
        <w:t>所示</w:t>
      </w:r>
      <w:r>
        <w:rPr>
          <w:rFonts w:hint="eastAsia"/>
          <w:sz w:val="24"/>
          <w:szCs w:val="24"/>
        </w:rPr>
        <w:t>。</w:t>
      </w:r>
    </w:p>
    <w:p w14:paraId="35458844" w14:textId="77777777" w:rsidR="00DF166E" w:rsidRDefault="00CB199E">
      <w:pPr>
        <w:spacing w:line="360" w:lineRule="auto"/>
        <w:jc w:val="center"/>
        <w:rPr>
          <w:sz w:val="24"/>
          <w:szCs w:val="24"/>
        </w:rPr>
        <w:pPrChange w:id="96" w:author="thinkpad" w:date="2021-04-28T23:47:00Z">
          <w:pPr>
            <w:spacing w:line="360" w:lineRule="auto"/>
            <w:ind w:firstLineChars="200" w:firstLine="480"/>
            <w:jc w:val="center"/>
          </w:pPr>
        </w:pPrChange>
      </w:pPr>
      <w:r>
        <w:rPr>
          <w:sz w:val="24"/>
          <w:szCs w:val="24"/>
        </w:rPr>
        <w:object w:dxaOrig="5631" w:dyaOrig="3686" w14:anchorId="66E044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55pt;height:184.5pt" o:ole="">
            <v:imagedata r:id="rId12" o:title=""/>
            <o:lock v:ext="edit" aspectratio="f"/>
          </v:shape>
          <o:OLEObject Type="Embed" ProgID="Visio.Drawing.11" ShapeID="_x0000_i1025" DrawAspect="Content" ObjectID="_1681758897" r:id="rId13"/>
        </w:object>
      </w:r>
    </w:p>
    <w:p w14:paraId="1EE907C9" w14:textId="76E5E368" w:rsidR="00DF166E" w:rsidRPr="00447E64" w:rsidRDefault="00CB199E">
      <w:pPr>
        <w:spacing w:line="360" w:lineRule="auto"/>
        <w:jc w:val="center"/>
        <w:rPr>
          <w:b/>
          <w:szCs w:val="24"/>
        </w:rPr>
        <w:pPrChange w:id="97" w:author="thinkpad" w:date="2021-04-28T23:47:00Z">
          <w:pPr>
            <w:spacing w:line="360" w:lineRule="auto"/>
            <w:ind w:firstLineChars="200" w:firstLine="422"/>
            <w:jc w:val="center"/>
          </w:pPr>
        </w:pPrChange>
      </w:pPr>
      <w:r w:rsidRPr="00447E64">
        <w:rPr>
          <w:b/>
          <w:szCs w:val="24"/>
        </w:rPr>
        <w:t>图</w:t>
      </w:r>
      <w:r w:rsidR="00447E64">
        <w:rPr>
          <w:rFonts w:hint="eastAsia"/>
          <w:b/>
          <w:szCs w:val="24"/>
        </w:rPr>
        <w:t>3</w:t>
      </w:r>
      <w:r w:rsidRPr="00447E64">
        <w:rPr>
          <w:b/>
          <w:szCs w:val="24"/>
        </w:rPr>
        <w:t xml:space="preserve">-1 </w:t>
      </w:r>
      <w:r w:rsidRPr="00447E64">
        <w:rPr>
          <w:b/>
          <w:szCs w:val="24"/>
        </w:rPr>
        <w:t>软件需求分析过程</w:t>
      </w:r>
    </w:p>
    <w:p w14:paraId="6CDC6BF4" w14:textId="77777777" w:rsidR="00DF166E" w:rsidRDefault="00CB199E">
      <w:pPr>
        <w:spacing w:line="360" w:lineRule="auto"/>
        <w:outlineLvl w:val="1"/>
        <w:rPr>
          <w:rFonts w:eastAsia="黑体"/>
          <w:sz w:val="28"/>
          <w:szCs w:val="28"/>
        </w:rPr>
      </w:pPr>
      <w:bookmarkStart w:id="98" w:name="_Toc27100"/>
      <w:r>
        <w:rPr>
          <w:rFonts w:eastAsia="黑体"/>
          <w:sz w:val="28"/>
          <w:szCs w:val="28"/>
        </w:rPr>
        <w:t>3.2</w:t>
      </w:r>
      <w:r>
        <w:rPr>
          <w:rFonts w:eastAsia="黑体" w:hint="eastAsia"/>
          <w:sz w:val="28"/>
          <w:szCs w:val="28"/>
        </w:rPr>
        <w:t xml:space="preserve"> </w:t>
      </w:r>
      <w:r>
        <w:rPr>
          <w:rFonts w:eastAsia="黑体"/>
          <w:sz w:val="28"/>
          <w:szCs w:val="28"/>
        </w:rPr>
        <w:t>可行性分析</w:t>
      </w:r>
      <w:bookmarkEnd w:id="98"/>
    </w:p>
    <w:p w14:paraId="5F2669D9" w14:textId="6A2EEB31" w:rsidR="00DF166E" w:rsidRPr="00B05850" w:rsidRDefault="00CB199E">
      <w:pPr>
        <w:spacing w:line="360" w:lineRule="auto"/>
        <w:ind w:firstLineChars="200" w:firstLine="482"/>
        <w:rPr>
          <w:color w:val="000000"/>
          <w:sz w:val="24"/>
          <w:szCs w:val="24"/>
        </w:rPr>
        <w:pPrChange w:id="99" w:author="thinkpad" w:date="2021-05-05T00:31:00Z">
          <w:pPr>
            <w:spacing w:line="360" w:lineRule="auto"/>
            <w:ind w:firstLineChars="200" w:firstLine="480"/>
          </w:pPr>
        </w:pPrChange>
      </w:pPr>
      <w:r>
        <w:rPr>
          <w:rFonts w:hint="eastAsia"/>
          <w:b/>
          <w:bCs/>
          <w:color w:val="000000"/>
          <w:sz w:val="24"/>
          <w:szCs w:val="24"/>
          <w:highlight w:val="yellow"/>
          <w:rPrChange w:id="100" w:author="thinkpad" w:date="2021-04-28T23:47:00Z">
            <w:rPr>
              <w:rFonts w:hint="eastAsia"/>
              <w:color w:val="000000"/>
              <w:sz w:val="24"/>
              <w:szCs w:val="24"/>
            </w:rPr>
          </w:rPrChange>
        </w:rPr>
        <w:t>在线</w:t>
      </w:r>
      <w:r>
        <w:rPr>
          <w:b/>
          <w:bCs/>
          <w:color w:val="000000"/>
          <w:sz w:val="24"/>
          <w:szCs w:val="24"/>
          <w:highlight w:val="yellow"/>
          <w:rPrChange w:id="101" w:author="thinkpad" w:date="2021-04-28T23:47:00Z">
            <w:rPr>
              <w:color w:val="000000"/>
              <w:sz w:val="24"/>
              <w:szCs w:val="24"/>
            </w:rPr>
          </w:rPrChange>
        </w:rPr>
        <w:t>IDE</w:t>
      </w:r>
      <w:r>
        <w:rPr>
          <w:rFonts w:hint="eastAsia"/>
          <w:color w:val="000000"/>
          <w:sz w:val="24"/>
          <w:szCs w:val="24"/>
        </w:rPr>
        <w:t>能够保证在程序编译环境，不受时间，不受空间的限制，在规定的时间内在不同的地点通过互联网就能进行在线编译。</w:t>
      </w:r>
      <w:r>
        <w:rPr>
          <w:rFonts w:hint="eastAsia"/>
          <w:sz w:val="24"/>
          <w:szCs w:val="24"/>
        </w:rPr>
        <w:t>下面从开发和设计在线</w:t>
      </w:r>
      <w:r>
        <w:rPr>
          <w:rFonts w:hint="eastAsia"/>
          <w:sz w:val="24"/>
          <w:szCs w:val="24"/>
        </w:rPr>
        <w:t>ide</w:t>
      </w:r>
      <w:r>
        <w:rPr>
          <w:rFonts w:hint="eastAsia"/>
          <w:sz w:val="24"/>
          <w:szCs w:val="24"/>
        </w:rPr>
        <w:t>的技术可行性和经济可行性两个方面进行系统开发整个过程中的可行性分析。</w:t>
      </w:r>
    </w:p>
    <w:p w14:paraId="6EC3847C" w14:textId="77777777" w:rsidR="00DF166E" w:rsidRDefault="00CB199E">
      <w:pPr>
        <w:spacing w:line="360" w:lineRule="auto"/>
        <w:ind w:firstLineChars="200" w:firstLine="480"/>
        <w:outlineLvl w:val="2"/>
        <w:rPr>
          <w:rFonts w:eastAsia="黑体"/>
          <w:sz w:val="24"/>
          <w:szCs w:val="24"/>
        </w:rPr>
      </w:pPr>
      <w:bookmarkStart w:id="102" w:name="_Toc13818"/>
      <w:r>
        <w:rPr>
          <w:rFonts w:eastAsia="黑体"/>
          <w:sz w:val="24"/>
          <w:szCs w:val="24"/>
        </w:rPr>
        <w:t>3.2.</w:t>
      </w:r>
      <w:r>
        <w:rPr>
          <w:rFonts w:eastAsia="黑体" w:hint="eastAsia"/>
          <w:sz w:val="24"/>
          <w:szCs w:val="24"/>
        </w:rPr>
        <w:t xml:space="preserve">1 </w:t>
      </w:r>
      <w:r>
        <w:rPr>
          <w:rFonts w:eastAsia="黑体"/>
          <w:sz w:val="24"/>
          <w:szCs w:val="24"/>
        </w:rPr>
        <w:t>经济可行性</w:t>
      </w:r>
      <w:bookmarkEnd w:id="102"/>
    </w:p>
    <w:p w14:paraId="5DBE88B9" w14:textId="77777777" w:rsidR="00DF166E" w:rsidRDefault="00CB199E">
      <w:pPr>
        <w:spacing w:line="360" w:lineRule="auto"/>
        <w:ind w:firstLineChars="200" w:firstLine="480"/>
        <w:rPr>
          <w:sz w:val="24"/>
          <w:szCs w:val="24"/>
        </w:rPr>
      </w:pPr>
      <w:r>
        <w:rPr>
          <w:rFonts w:hint="eastAsia"/>
          <w:sz w:val="24"/>
          <w:szCs w:val="24"/>
        </w:rPr>
        <w:t>本</w:t>
      </w:r>
      <w:r>
        <w:rPr>
          <w:sz w:val="24"/>
          <w:szCs w:val="24"/>
        </w:rPr>
        <w:t>系统在</w:t>
      </w:r>
      <w:r>
        <w:rPr>
          <w:rFonts w:hint="eastAsia"/>
          <w:sz w:val="24"/>
          <w:szCs w:val="24"/>
        </w:rPr>
        <w:t>详细</w:t>
      </w:r>
      <w:r>
        <w:rPr>
          <w:sz w:val="24"/>
          <w:szCs w:val="24"/>
        </w:rPr>
        <w:t>设计</w:t>
      </w:r>
      <w:r>
        <w:rPr>
          <w:rFonts w:hint="eastAsia"/>
          <w:sz w:val="24"/>
          <w:szCs w:val="24"/>
        </w:rPr>
        <w:t>与</w:t>
      </w:r>
      <w:r>
        <w:rPr>
          <w:sz w:val="24"/>
          <w:szCs w:val="24"/>
        </w:rPr>
        <w:t>开发的全部过程中，并没有用到过多，功能过于强大的</w:t>
      </w:r>
      <w:r>
        <w:rPr>
          <w:rFonts w:hint="eastAsia"/>
          <w:sz w:val="24"/>
          <w:szCs w:val="24"/>
        </w:rPr>
        <w:t>软硬件</w:t>
      </w:r>
      <w:r>
        <w:rPr>
          <w:sz w:val="24"/>
          <w:szCs w:val="24"/>
        </w:rPr>
        <w:t>设备工具，</w:t>
      </w:r>
      <w:r>
        <w:rPr>
          <w:sz w:val="24"/>
        </w:rPr>
        <w:t>本系统采用</w:t>
      </w:r>
      <w:r>
        <w:rPr>
          <w:rFonts w:hint="eastAsia"/>
          <w:sz w:val="24"/>
        </w:rPr>
        <w:t>目前最流行也是最简单方便的</w:t>
      </w:r>
      <w:del w:id="103" w:author="thinkpad" w:date="2021-04-29T22:11:00Z">
        <w:r>
          <w:rPr>
            <w:rFonts w:hint="eastAsia"/>
            <w:sz w:val="24"/>
          </w:rPr>
          <w:delText>目前最流行的，也是最简单方便的</w:delText>
        </w:r>
      </w:del>
      <w:r>
        <w:rPr>
          <w:sz w:val="24"/>
        </w:rPr>
        <w:t>浏览器</w:t>
      </w:r>
      <w:r>
        <w:rPr>
          <w:sz w:val="24"/>
        </w:rPr>
        <w:t>/</w:t>
      </w:r>
      <w:r>
        <w:rPr>
          <w:sz w:val="24"/>
        </w:rPr>
        <w:t>服务器（</w:t>
      </w:r>
      <w:r>
        <w:rPr>
          <w:sz w:val="24"/>
        </w:rPr>
        <w:t>B/S</w:t>
      </w:r>
      <w:r>
        <w:rPr>
          <w:sz w:val="24"/>
        </w:rPr>
        <w:t>）模式开发，以</w:t>
      </w:r>
      <w:r>
        <w:rPr>
          <w:rFonts w:hint="eastAsia"/>
          <w:sz w:val="24"/>
        </w:rPr>
        <w:t>当前简单易用的</w:t>
      </w:r>
      <w:proofErr w:type="spellStart"/>
      <w:r>
        <w:rPr>
          <w:rFonts w:hint="eastAsia"/>
          <w:sz w:val="24"/>
        </w:rPr>
        <w:t>nginx</w:t>
      </w:r>
      <w:proofErr w:type="spellEnd"/>
      <w:r>
        <w:rPr>
          <w:rFonts w:hint="eastAsia"/>
          <w:sz w:val="24"/>
        </w:rPr>
        <w:t>工具</w:t>
      </w:r>
      <w:r>
        <w:rPr>
          <w:sz w:val="24"/>
        </w:rPr>
        <w:t>作为</w:t>
      </w:r>
      <w:r>
        <w:rPr>
          <w:rFonts w:hint="eastAsia"/>
          <w:sz w:val="24"/>
        </w:rPr>
        <w:t>本系统开发的</w:t>
      </w:r>
      <w:r>
        <w:rPr>
          <w:sz w:val="24"/>
        </w:rPr>
        <w:t>Web</w:t>
      </w:r>
      <w:r>
        <w:rPr>
          <w:sz w:val="24"/>
        </w:rPr>
        <w:t>服务器，使用</w:t>
      </w:r>
      <w:r>
        <w:rPr>
          <w:rFonts w:hint="eastAsia"/>
          <w:sz w:val="24"/>
        </w:rPr>
        <w:t>轻量级的</w:t>
      </w:r>
      <w:r>
        <w:rPr>
          <w:sz w:val="24"/>
        </w:rPr>
        <w:t>flask</w:t>
      </w:r>
      <w:r>
        <w:rPr>
          <w:sz w:val="24"/>
        </w:rPr>
        <w:t>技术</w:t>
      </w:r>
      <w:r>
        <w:rPr>
          <w:rFonts w:hint="eastAsia"/>
          <w:sz w:val="24"/>
        </w:rPr>
        <w:t>进行后端开发</w:t>
      </w:r>
      <w:r>
        <w:rPr>
          <w:sz w:val="24"/>
        </w:rPr>
        <w:t>和</w:t>
      </w:r>
      <w:r>
        <w:rPr>
          <w:rFonts w:hint="eastAsia"/>
          <w:sz w:val="24"/>
        </w:rPr>
        <w:t>简便的</w:t>
      </w:r>
      <w:r>
        <w:rPr>
          <w:sz w:val="24"/>
        </w:rPr>
        <w:t>UNI-APP</w:t>
      </w:r>
      <w:r>
        <w:rPr>
          <w:rFonts w:hint="eastAsia"/>
          <w:sz w:val="24"/>
        </w:rPr>
        <w:t>框架进行前端逻辑设计</w:t>
      </w:r>
      <w:r>
        <w:rPr>
          <w:sz w:val="24"/>
        </w:rPr>
        <w:t>，并通过</w:t>
      </w:r>
      <w:r>
        <w:rPr>
          <w:rFonts w:hint="eastAsia"/>
          <w:sz w:val="24"/>
        </w:rPr>
        <w:t>开发工具</w:t>
      </w:r>
      <w:proofErr w:type="spellStart"/>
      <w:r>
        <w:rPr>
          <w:rFonts w:hint="eastAsia"/>
          <w:sz w:val="24"/>
        </w:rPr>
        <w:t>P</w:t>
      </w:r>
      <w:r>
        <w:rPr>
          <w:sz w:val="24"/>
        </w:rPr>
        <w:t>y</w:t>
      </w:r>
      <w:r>
        <w:rPr>
          <w:rFonts w:hint="eastAsia"/>
          <w:sz w:val="24"/>
        </w:rPr>
        <w:t>cha</w:t>
      </w:r>
      <w:r>
        <w:rPr>
          <w:sz w:val="24"/>
        </w:rPr>
        <w:t>r</w:t>
      </w:r>
      <w:r>
        <w:rPr>
          <w:rFonts w:hint="eastAsia"/>
          <w:sz w:val="24"/>
        </w:rPr>
        <w:t>m</w:t>
      </w:r>
      <w:proofErr w:type="spellEnd"/>
      <w:r>
        <w:rPr>
          <w:sz w:val="24"/>
        </w:rPr>
        <w:t>平台</w:t>
      </w:r>
      <w:r>
        <w:rPr>
          <w:rFonts w:hint="eastAsia"/>
          <w:sz w:val="24"/>
        </w:rPr>
        <w:t>和</w:t>
      </w:r>
      <w:proofErr w:type="spellStart"/>
      <w:r>
        <w:rPr>
          <w:rFonts w:hint="eastAsia"/>
          <w:sz w:val="24"/>
        </w:rPr>
        <w:t>ssh</w:t>
      </w:r>
      <w:proofErr w:type="spellEnd"/>
      <w:r>
        <w:rPr>
          <w:rFonts w:hint="eastAsia"/>
          <w:sz w:val="24"/>
        </w:rPr>
        <w:t>工具</w:t>
      </w:r>
      <w:r>
        <w:rPr>
          <w:sz w:val="24"/>
        </w:rPr>
        <w:t>部署</w:t>
      </w:r>
      <w:r>
        <w:rPr>
          <w:rFonts w:hint="eastAsia"/>
          <w:sz w:val="24"/>
        </w:rPr>
        <w:t>后端</w:t>
      </w:r>
      <w:r>
        <w:rPr>
          <w:sz w:val="24"/>
        </w:rPr>
        <w:t>项目</w:t>
      </w:r>
      <w:r>
        <w:rPr>
          <w:rFonts w:hint="eastAsia"/>
          <w:sz w:val="24"/>
        </w:rPr>
        <w:t>到服务器并成功运行和调试代</w:t>
      </w:r>
      <w:r>
        <w:rPr>
          <w:rFonts w:hint="eastAsia"/>
          <w:sz w:val="24"/>
        </w:rPr>
        <w:lastRenderedPageBreak/>
        <w:t>码，</w:t>
      </w:r>
      <w:proofErr w:type="gramStart"/>
      <w:r>
        <w:rPr>
          <w:rFonts w:hint="eastAsia"/>
          <w:sz w:val="24"/>
        </w:rPr>
        <w:t>微信开发者工具</w:t>
      </w:r>
      <w:proofErr w:type="gramEnd"/>
      <w:r>
        <w:rPr>
          <w:rFonts w:hint="eastAsia"/>
          <w:sz w:val="24"/>
        </w:rPr>
        <w:t>来进行具体系统调试</w:t>
      </w:r>
      <w:r>
        <w:rPr>
          <w:sz w:val="24"/>
          <w:szCs w:val="24"/>
        </w:rPr>
        <w:t>。</w:t>
      </w:r>
      <w:r>
        <w:rPr>
          <w:rFonts w:hint="eastAsia"/>
          <w:sz w:val="24"/>
          <w:szCs w:val="24"/>
        </w:rPr>
        <w:t>主要的成本在于服务器的维护。</w:t>
      </w:r>
      <w:r>
        <w:rPr>
          <w:sz w:val="24"/>
          <w:szCs w:val="24"/>
        </w:rPr>
        <w:t>所以</w:t>
      </w:r>
      <w:r>
        <w:rPr>
          <w:rFonts w:hint="eastAsia"/>
          <w:sz w:val="24"/>
          <w:szCs w:val="24"/>
        </w:rPr>
        <w:t>通过上面的分析得出</w:t>
      </w:r>
      <w:r>
        <w:rPr>
          <w:sz w:val="24"/>
          <w:szCs w:val="24"/>
        </w:rPr>
        <w:t>该</w:t>
      </w:r>
      <w:r>
        <w:rPr>
          <w:rFonts w:hint="eastAsia"/>
          <w:b/>
          <w:bCs/>
          <w:sz w:val="24"/>
          <w:szCs w:val="24"/>
          <w:highlight w:val="yellow"/>
        </w:rPr>
        <w:t>在线</w:t>
      </w:r>
      <w:r>
        <w:rPr>
          <w:rFonts w:hint="eastAsia"/>
          <w:b/>
          <w:bCs/>
          <w:sz w:val="24"/>
          <w:szCs w:val="24"/>
          <w:highlight w:val="yellow"/>
        </w:rPr>
        <w:t>IDE</w:t>
      </w:r>
      <w:r>
        <w:rPr>
          <w:sz w:val="24"/>
          <w:szCs w:val="24"/>
        </w:rPr>
        <w:t>在理论</w:t>
      </w:r>
      <w:r>
        <w:rPr>
          <w:rFonts w:hint="eastAsia"/>
          <w:sz w:val="24"/>
          <w:szCs w:val="24"/>
        </w:rPr>
        <w:t>上和实际操作中都</w:t>
      </w:r>
      <w:r>
        <w:rPr>
          <w:sz w:val="24"/>
          <w:szCs w:val="24"/>
        </w:rPr>
        <w:t>具有一定的经济可行性。</w:t>
      </w:r>
    </w:p>
    <w:p w14:paraId="71900ED3" w14:textId="77777777" w:rsidR="00DF166E" w:rsidRDefault="00CB199E">
      <w:pPr>
        <w:spacing w:line="360" w:lineRule="auto"/>
        <w:ind w:firstLineChars="200" w:firstLine="480"/>
        <w:outlineLvl w:val="2"/>
        <w:rPr>
          <w:rFonts w:eastAsia="黑体"/>
          <w:sz w:val="24"/>
          <w:szCs w:val="24"/>
        </w:rPr>
      </w:pPr>
      <w:bookmarkStart w:id="104" w:name="_Toc8337"/>
      <w:r>
        <w:rPr>
          <w:rFonts w:eastAsia="黑体"/>
          <w:sz w:val="24"/>
          <w:szCs w:val="24"/>
        </w:rPr>
        <w:t>3.2.2</w:t>
      </w:r>
      <w:r>
        <w:rPr>
          <w:rFonts w:eastAsia="黑体" w:hint="eastAsia"/>
          <w:sz w:val="24"/>
          <w:szCs w:val="24"/>
        </w:rPr>
        <w:t xml:space="preserve"> </w:t>
      </w:r>
      <w:r>
        <w:rPr>
          <w:rFonts w:eastAsia="黑体"/>
          <w:sz w:val="24"/>
          <w:szCs w:val="24"/>
        </w:rPr>
        <w:t>技术可行性</w:t>
      </w:r>
      <w:bookmarkEnd w:id="104"/>
    </w:p>
    <w:p w14:paraId="3E95AAE4" w14:textId="77777777" w:rsidR="00DF166E" w:rsidRDefault="00CB199E">
      <w:pPr>
        <w:spacing w:line="360" w:lineRule="auto"/>
        <w:ind w:firstLineChars="200" w:firstLine="482"/>
        <w:rPr>
          <w:sz w:val="24"/>
          <w:szCs w:val="24"/>
        </w:rPr>
      </w:pPr>
      <w:r>
        <w:rPr>
          <w:rFonts w:hint="eastAsia"/>
          <w:b/>
          <w:bCs/>
          <w:sz w:val="24"/>
          <w:szCs w:val="24"/>
          <w:highlight w:val="yellow"/>
        </w:rPr>
        <w:t>该</w:t>
      </w:r>
      <w:r>
        <w:rPr>
          <w:b/>
          <w:bCs/>
          <w:sz w:val="24"/>
          <w:szCs w:val="24"/>
          <w:highlight w:val="yellow"/>
        </w:rPr>
        <w:t>IDE</w:t>
      </w:r>
      <w:r>
        <w:rPr>
          <w:rFonts w:hint="eastAsia"/>
          <w:b/>
          <w:bCs/>
          <w:sz w:val="24"/>
          <w:szCs w:val="24"/>
          <w:highlight w:val="yellow"/>
        </w:rPr>
        <w:t>系统</w:t>
      </w:r>
      <w:r>
        <w:rPr>
          <w:sz w:val="24"/>
          <w:szCs w:val="24"/>
        </w:rPr>
        <w:t>在</w:t>
      </w:r>
      <w:r>
        <w:rPr>
          <w:rFonts w:hint="eastAsia"/>
          <w:sz w:val="24"/>
          <w:szCs w:val="24"/>
        </w:rPr>
        <w:t>详细</w:t>
      </w:r>
      <w:r>
        <w:rPr>
          <w:sz w:val="24"/>
          <w:szCs w:val="24"/>
        </w:rPr>
        <w:t>设计和</w:t>
      </w:r>
      <w:r>
        <w:rPr>
          <w:rFonts w:hint="eastAsia"/>
          <w:sz w:val="24"/>
          <w:szCs w:val="24"/>
        </w:rPr>
        <w:t>明确</w:t>
      </w:r>
      <w:r>
        <w:rPr>
          <w:sz w:val="24"/>
          <w:szCs w:val="24"/>
        </w:rPr>
        <w:t>开发的全部过程中，</w:t>
      </w:r>
      <w:r>
        <w:rPr>
          <w:rFonts w:hint="eastAsia"/>
          <w:sz w:val="24"/>
          <w:szCs w:val="24"/>
        </w:rPr>
        <w:t>具备一定的专业技术，包括所学到的软件开发语言的语法，软件开发工具的熟练使用和软件开发环境的基本配置等等，在软件开发过程中，本系统</w:t>
      </w:r>
      <w:r>
        <w:rPr>
          <w:sz w:val="24"/>
          <w:szCs w:val="24"/>
        </w:rPr>
        <w:t>需要用到的开发语言诸如</w:t>
      </w:r>
      <w:r>
        <w:rPr>
          <w:sz w:val="24"/>
          <w:szCs w:val="24"/>
        </w:rPr>
        <w:t>python</w:t>
      </w:r>
      <w:r>
        <w:rPr>
          <w:rFonts w:hint="eastAsia"/>
          <w:sz w:val="24"/>
          <w:szCs w:val="24"/>
        </w:rPr>
        <w:t>以及</w:t>
      </w:r>
      <w:r>
        <w:rPr>
          <w:rFonts w:hint="eastAsia"/>
          <w:sz w:val="24"/>
          <w:szCs w:val="24"/>
        </w:rPr>
        <w:t>ty</w:t>
      </w:r>
      <w:r>
        <w:rPr>
          <w:sz w:val="24"/>
          <w:szCs w:val="24"/>
        </w:rPr>
        <w:t>pescript</w:t>
      </w:r>
      <w:r>
        <w:rPr>
          <w:rFonts w:hint="eastAsia"/>
          <w:sz w:val="24"/>
          <w:szCs w:val="24"/>
        </w:rPr>
        <w:t>编程</w:t>
      </w:r>
      <w:r>
        <w:rPr>
          <w:sz w:val="24"/>
          <w:szCs w:val="24"/>
        </w:rPr>
        <w:t>语言，</w:t>
      </w:r>
      <w:del w:id="105" w:author="thinkpad" w:date="2021-04-29T22:11:00Z">
        <w:r>
          <w:rPr>
            <w:rFonts w:hint="eastAsia"/>
            <w:sz w:val="24"/>
            <w:szCs w:val="24"/>
          </w:rPr>
          <w:delText>,</w:delText>
        </w:r>
      </w:del>
      <w:r>
        <w:rPr>
          <w:sz w:val="24"/>
          <w:szCs w:val="24"/>
        </w:rPr>
        <w:t>flask</w:t>
      </w:r>
      <w:r>
        <w:rPr>
          <w:rFonts w:hint="eastAsia"/>
          <w:sz w:val="24"/>
          <w:szCs w:val="24"/>
        </w:rPr>
        <w:t>开发技术和</w:t>
      </w:r>
      <w:proofErr w:type="spellStart"/>
      <w:r>
        <w:rPr>
          <w:rFonts w:hint="eastAsia"/>
          <w:sz w:val="24"/>
          <w:szCs w:val="24"/>
        </w:rPr>
        <w:t>vue</w:t>
      </w:r>
      <w:proofErr w:type="spellEnd"/>
      <w:r>
        <w:rPr>
          <w:rFonts w:hint="eastAsia"/>
          <w:sz w:val="24"/>
          <w:szCs w:val="24"/>
        </w:rPr>
        <w:t>编程</w:t>
      </w:r>
      <w:r>
        <w:rPr>
          <w:sz w:val="24"/>
          <w:szCs w:val="24"/>
        </w:rPr>
        <w:t>语言</w:t>
      </w:r>
      <w:r>
        <w:rPr>
          <w:rFonts w:hint="eastAsia"/>
          <w:sz w:val="24"/>
          <w:szCs w:val="24"/>
        </w:rPr>
        <w:t>，</w:t>
      </w:r>
      <w:r>
        <w:rPr>
          <w:sz w:val="24"/>
          <w:szCs w:val="24"/>
        </w:rPr>
        <w:t>开发环境诸如</w:t>
      </w:r>
      <w:r>
        <w:rPr>
          <w:rFonts w:hint="eastAsia"/>
          <w:sz w:val="24"/>
          <w:szCs w:val="24"/>
        </w:rPr>
        <w:t>python</w:t>
      </w:r>
      <w:r>
        <w:rPr>
          <w:sz w:val="24"/>
          <w:szCs w:val="24"/>
        </w:rPr>
        <w:t>3.6</w:t>
      </w:r>
      <w:r>
        <w:rPr>
          <w:sz w:val="24"/>
          <w:szCs w:val="24"/>
        </w:rPr>
        <w:t>，</w:t>
      </w:r>
      <w:r>
        <w:rPr>
          <w:rFonts w:hint="eastAsia"/>
          <w:sz w:val="24"/>
          <w:szCs w:val="24"/>
        </w:rPr>
        <w:t>g++</w:t>
      </w:r>
      <w:r>
        <w:rPr>
          <w:sz w:val="24"/>
          <w:szCs w:val="24"/>
        </w:rPr>
        <w:t>,</w:t>
      </w:r>
      <w:proofErr w:type="spellStart"/>
      <w:r>
        <w:rPr>
          <w:sz w:val="24"/>
          <w:szCs w:val="24"/>
        </w:rPr>
        <w:t>nginx</w:t>
      </w:r>
      <w:proofErr w:type="spellEnd"/>
      <w:r>
        <w:rPr>
          <w:sz w:val="24"/>
          <w:szCs w:val="24"/>
        </w:rPr>
        <w:t>服务器</w:t>
      </w:r>
      <w:r>
        <w:rPr>
          <w:rFonts w:hint="eastAsia"/>
          <w:sz w:val="24"/>
          <w:szCs w:val="24"/>
        </w:rPr>
        <w:t>等</w:t>
      </w:r>
      <w:r>
        <w:rPr>
          <w:sz w:val="24"/>
          <w:szCs w:val="24"/>
        </w:rPr>
        <w:t>等，开发工具诸如</w:t>
      </w:r>
      <w:proofErr w:type="spellStart"/>
      <w:r>
        <w:rPr>
          <w:sz w:val="24"/>
          <w:szCs w:val="24"/>
        </w:rPr>
        <w:t>Pycharm</w:t>
      </w:r>
      <w:proofErr w:type="spellEnd"/>
      <w:r>
        <w:rPr>
          <w:rFonts w:hint="eastAsia"/>
          <w:sz w:val="24"/>
          <w:szCs w:val="24"/>
        </w:rPr>
        <w:t>集成开发平台</w:t>
      </w:r>
      <w:r>
        <w:rPr>
          <w:sz w:val="24"/>
          <w:szCs w:val="24"/>
        </w:rPr>
        <w:t>，</w:t>
      </w:r>
      <w:proofErr w:type="spellStart"/>
      <w:r>
        <w:rPr>
          <w:sz w:val="24"/>
          <w:szCs w:val="24"/>
        </w:rPr>
        <w:t>Hbuilder</w:t>
      </w:r>
      <w:proofErr w:type="spellEnd"/>
      <w:r>
        <w:rPr>
          <w:sz w:val="24"/>
          <w:szCs w:val="24"/>
        </w:rPr>
        <w:t>,</w:t>
      </w:r>
      <w:r>
        <w:rPr>
          <w:rFonts w:hint="eastAsia"/>
          <w:sz w:val="24"/>
          <w:szCs w:val="24"/>
        </w:rPr>
        <w:t>以及</w:t>
      </w:r>
      <w:proofErr w:type="spellStart"/>
      <w:r>
        <w:rPr>
          <w:rFonts w:hint="eastAsia"/>
          <w:sz w:val="24"/>
          <w:szCs w:val="24"/>
        </w:rPr>
        <w:t>ssh</w:t>
      </w:r>
      <w:proofErr w:type="spellEnd"/>
      <w:r>
        <w:rPr>
          <w:rFonts w:hint="eastAsia"/>
          <w:sz w:val="24"/>
          <w:szCs w:val="24"/>
        </w:rPr>
        <w:t>工具等</w:t>
      </w:r>
      <w:r>
        <w:rPr>
          <w:sz w:val="24"/>
          <w:szCs w:val="24"/>
        </w:rPr>
        <w:t>等，满足</w:t>
      </w:r>
      <w:r>
        <w:rPr>
          <w:rFonts w:hint="eastAsia"/>
          <w:b/>
          <w:bCs/>
          <w:sz w:val="24"/>
          <w:szCs w:val="24"/>
          <w:highlight w:val="yellow"/>
        </w:rPr>
        <w:t>该</w:t>
      </w:r>
      <w:r>
        <w:rPr>
          <w:b/>
          <w:bCs/>
          <w:sz w:val="24"/>
          <w:szCs w:val="24"/>
          <w:highlight w:val="yellow"/>
        </w:rPr>
        <w:t>IDE</w:t>
      </w:r>
      <w:r>
        <w:rPr>
          <w:sz w:val="24"/>
          <w:szCs w:val="24"/>
        </w:rPr>
        <w:t>在</w:t>
      </w:r>
      <w:r>
        <w:rPr>
          <w:rFonts w:hint="eastAsia"/>
          <w:sz w:val="24"/>
          <w:szCs w:val="24"/>
        </w:rPr>
        <w:t>整个</w:t>
      </w:r>
      <w:r>
        <w:rPr>
          <w:sz w:val="24"/>
          <w:szCs w:val="24"/>
        </w:rPr>
        <w:t>开发</w:t>
      </w:r>
      <w:r>
        <w:rPr>
          <w:rFonts w:hint="eastAsia"/>
          <w:sz w:val="24"/>
          <w:szCs w:val="24"/>
        </w:rPr>
        <w:t>过程</w:t>
      </w:r>
      <w:r>
        <w:rPr>
          <w:sz w:val="24"/>
          <w:szCs w:val="24"/>
        </w:rPr>
        <w:t>中最基本的技术要求，所以该系统</w:t>
      </w:r>
      <w:r>
        <w:rPr>
          <w:rFonts w:hint="eastAsia"/>
          <w:sz w:val="24"/>
          <w:szCs w:val="24"/>
        </w:rPr>
        <w:t>在开发过程实际操作中</w:t>
      </w:r>
      <w:r>
        <w:rPr>
          <w:sz w:val="24"/>
          <w:szCs w:val="24"/>
        </w:rPr>
        <w:t>具有一定的技术可行性。</w:t>
      </w:r>
    </w:p>
    <w:p w14:paraId="0EC9B895" w14:textId="77777777" w:rsidR="00DF166E" w:rsidRDefault="00CB199E">
      <w:pPr>
        <w:spacing w:line="360" w:lineRule="auto"/>
        <w:outlineLvl w:val="1"/>
        <w:rPr>
          <w:rFonts w:eastAsia="黑体"/>
          <w:sz w:val="28"/>
          <w:szCs w:val="28"/>
        </w:rPr>
      </w:pPr>
      <w:bookmarkStart w:id="106" w:name="_Toc26025"/>
      <w:r>
        <w:rPr>
          <w:rFonts w:eastAsia="黑体"/>
          <w:sz w:val="28"/>
          <w:szCs w:val="28"/>
        </w:rPr>
        <w:t>3.3</w:t>
      </w:r>
      <w:r>
        <w:rPr>
          <w:rFonts w:eastAsia="黑体" w:hint="eastAsia"/>
          <w:sz w:val="28"/>
          <w:szCs w:val="28"/>
        </w:rPr>
        <w:t xml:space="preserve"> </w:t>
      </w:r>
      <w:r>
        <w:rPr>
          <w:rFonts w:eastAsia="黑体"/>
          <w:sz w:val="28"/>
          <w:szCs w:val="28"/>
        </w:rPr>
        <w:t>系统功能分析</w:t>
      </w:r>
      <w:bookmarkEnd w:id="106"/>
    </w:p>
    <w:p w14:paraId="6BBAF81B" w14:textId="77777777" w:rsidR="00DF166E" w:rsidRDefault="00CB199E">
      <w:pPr>
        <w:spacing w:line="360" w:lineRule="auto"/>
        <w:ind w:firstLineChars="200" w:firstLine="480"/>
        <w:rPr>
          <w:sz w:val="24"/>
          <w:szCs w:val="24"/>
        </w:rPr>
      </w:pPr>
      <w:r>
        <w:rPr>
          <w:sz w:val="24"/>
          <w:szCs w:val="24"/>
        </w:rPr>
        <w:t>本系统主要</w:t>
      </w:r>
      <w:r>
        <w:rPr>
          <w:rFonts w:hint="eastAsia"/>
          <w:sz w:val="24"/>
          <w:szCs w:val="24"/>
        </w:rPr>
        <w:t>面向用户使用</w:t>
      </w:r>
      <w:r>
        <w:rPr>
          <w:sz w:val="24"/>
          <w:szCs w:val="24"/>
        </w:rPr>
        <w:t>。：</w:t>
      </w:r>
    </w:p>
    <w:p w14:paraId="7ECD04B0" w14:textId="77777777" w:rsidR="00DF166E" w:rsidRDefault="00CB199E">
      <w:pPr>
        <w:spacing w:line="360" w:lineRule="auto"/>
        <w:ind w:firstLineChars="200" w:firstLine="480"/>
        <w:rPr>
          <w:sz w:val="24"/>
          <w:szCs w:val="24"/>
        </w:rPr>
      </w:pPr>
      <w:r>
        <w:rPr>
          <w:sz w:val="24"/>
          <w:szCs w:val="24"/>
        </w:rPr>
        <w:t>用户</w:t>
      </w:r>
      <w:r>
        <w:rPr>
          <w:rFonts w:hint="eastAsia"/>
          <w:sz w:val="24"/>
          <w:szCs w:val="24"/>
        </w:rPr>
        <w:t>具有自己存储空间文件及文件夹的增删</w:t>
      </w:r>
      <w:proofErr w:type="gramStart"/>
      <w:r>
        <w:rPr>
          <w:rFonts w:hint="eastAsia"/>
          <w:sz w:val="24"/>
          <w:szCs w:val="24"/>
        </w:rPr>
        <w:t>改查以及</w:t>
      </w:r>
      <w:proofErr w:type="gramEnd"/>
      <w:r>
        <w:rPr>
          <w:rFonts w:hint="eastAsia"/>
          <w:sz w:val="24"/>
          <w:szCs w:val="24"/>
        </w:rPr>
        <w:t>访问的权限，</w:t>
      </w:r>
    </w:p>
    <w:p w14:paraId="1A39CEE6" w14:textId="77777777" w:rsidR="00DF166E" w:rsidRDefault="00CB199E">
      <w:pPr>
        <w:spacing w:line="360" w:lineRule="auto"/>
        <w:ind w:firstLineChars="200" w:firstLine="482"/>
        <w:rPr>
          <w:sz w:val="24"/>
          <w:szCs w:val="24"/>
        </w:rPr>
      </w:pPr>
      <w:r>
        <w:rPr>
          <w:rFonts w:hint="eastAsia"/>
          <w:b/>
          <w:bCs/>
          <w:sz w:val="24"/>
          <w:szCs w:val="24"/>
          <w:highlight w:val="yellow"/>
        </w:rPr>
        <w:t>在线</w:t>
      </w:r>
      <w:r>
        <w:rPr>
          <w:b/>
          <w:bCs/>
          <w:sz w:val="24"/>
          <w:szCs w:val="24"/>
          <w:highlight w:val="yellow"/>
        </w:rPr>
        <w:t>IDE</w:t>
      </w:r>
      <w:r>
        <w:rPr>
          <w:rFonts w:hint="eastAsia"/>
          <w:sz w:val="24"/>
          <w:szCs w:val="24"/>
        </w:rPr>
        <w:t>的设计与开发</w:t>
      </w:r>
      <w:r>
        <w:rPr>
          <w:sz w:val="24"/>
          <w:szCs w:val="24"/>
        </w:rPr>
        <w:t>可以帮助</w:t>
      </w:r>
      <w:r>
        <w:rPr>
          <w:rFonts w:hint="eastAsia"/>
          <w:sz w:val="24"/>
          <w:szCs w:val="24"/>
        </w:rPr>
        <w:t>用户能够</w:t>
      </w:r>
      <w:r>
        <w:rPr>
          <w:sz w:val="24"/>
          <w:szCs w:val="24"/>
        </w:rPr>
        <w:t>实现</w:t>
      </w:r>
      <w:r>
        <w:rPr>
          <w:rFonts w:hint="eastAsia"/>
          <w:sz w:val="24"/>
          <w:szCs w:val="24"/>
        </w:rPr>
        <w:t>程序语言源代码的编写并存储在</w:t>
      </w:r>
      <w:proofErr w:type="gramStart"/>
      <w:r>
        <w:rPr>
          <w:rFonts w:hint="eastAsia"/>
          <w:sz w:val="24"/>
          <w:szCs w:val="24"/>
        </w:rPr>
        <w:t>云空间</w:t>
      </w:r>
      <w:proofErr w:type="gramEnd"/>
      <w:r>
        <w:rPr>
          <w:rFonts w:hint="eastAsia"/>
          <w:sz w:val="24"/>
          <w:szCs w:val="24"/>
        </w:rPr>
        <w:t>中，可以通过编译来获取报错信息，也可以提交输入来获取结果等工作</w:t>
      </w:r>
      <w:r>
        <w:rPr>
          <w:sz w:val="24"/>
          <w:szCs w:val="24"/>
        </w:rPr>
        <w:t>。</w:t>
      </w:r>
      <w:r>
        <w:rPr>
          <w:rFonts w:hint="eastAsia"/>
          <w:b/>
          <w:bCs/>
          <w:sz w:val="24"/>
          <w:szCs w:val="24"/>
          <w:highlight w:val="yellow"/>
        </w:rPr>
        <w:t>在线</w:t>
      </w:r>
      <w:r>
        <w:rPr>
          <w:rFonts w:hint="eastAsia"/>
          <w:b/>
          <w:bCs/>
          <w:sz w:val="24"/>
          <w:szCs w:val="24"/>
          <w:highlight w:val="yellow"/>
        </w:rPr>
        <w:t>IDE</w:t>
      </w:r>
      <w:r>
        <w:rPr>
          <w:sz w:val="24"/>
          <w:szCs w:val="24"/>
        </w:rPr>
        <w:t>也可以让</w:t>
      </w:r>
      <w:r>
        <w:rPr>
          <w:rFonts w:hint="eastAsia"/>
          <w:sz w:val="24"/>
          <w:szCs w:val="24"/>
        </w:rPr>
        <w:t>用户</w:t>
      </w:r>
      <w:r>
        <w:rPr>
          <w:sz w:val="24"/>
          <w:szCs w:val="24"/>
        </w:rPr>
        <w:t>从</w:t>
      </w:r>
      <w:r>
        <w:rPr>
          <w:rFonts w:hint="eastAsia"/>
          <w:sz w:val="24"/>
          <w:szCs w:val="24"/>
        </w:rPr>
        <w:t>登录界面进行账号信息验证进入到各自相对应的模块界面内</w:t>
      </w:r>
      <w:r>
        <w:rPr>
          <w:sz w:val="24"/>
          <w:szCs w:val="24"/>
        </w:rPr>
        <w:t>，修改个人信息</w:t>
      </w:r>
      <w:r>
        <w:rPr>
          <w:rFonts w:hint="eastAsia"/>
          <w:sz w:val="24"/>
          <w:szCs w:val="24"/>
        </w:rPr>
        <w:t>操作</w:t>
      </w:r>
      <w:r>
        <w:rPr>
          <w:sz w:val="24"/>
          <w:szCs w:val="24"/>
        </w:rPr>
        <w:t>，在设计上，本系统应具有良好的实时性、交互性、可扩展性、易扩充性和开发性。</w:t>
      </w:r>
    </w:p>
    <w:p w14:paraId="36C303E1" w14:textId="77777777" w:rsidR="00DF166E" w:rsidRDefault="00DF166E">
      <w:pPr>
        <w:spacing w:line="360" w:lineRule="auto"/>
        <w:jc w:val="center"/>
        <w:rPr>
          <w:rFonts w:eastAsia="黑体"/>
          <w:sz w:val="32"/>
          <w:szCs w:val="32"/>
        </w:rPr>
      </w:pPr>
    </w:p>
    <w:p w14:paraId="72789CA9" w14:textId="77777777" w:rsidR="00DF166E" w:rsidRDefault="00CB199E">
      <w:pPr>
        <w:spacing w:line="360" w:lineRule="auto"/>
        <w:rPr>
          <w:rFonts w:eastAsia="黑体"/>
          <w:sz w:val="32"/>
          <w:szCs w:val="32"/>
        </w:rPr>
      </w:pPr>
      <w:r>
        <w:rPr>
          <w:rFonts w:eastAsia="黑体"/>
          <w:sz w:val="32"/>
          <w:szCs w:val="32"/>
        </w:rPr>
        <w:br w:type="page"/>
      </w:r>
    </w:p>
    <w:p w14:paraId="181EFC01" w14:textId="77777777" w:rsidR="00DF166E" w:rsidRDefault="00CB199E">
      <w:pPr>
        <w:spacing w:line="360" w:lineRule="auto"/>
        <w:jc w:val="center"/>
        <w:outlineLvl w:val="0"/>
        <w:rPr>
          <w:sz w:val="24"/>
          <w:szCs w:val="24"/>
        </w:rPr>
      </w:pPr>
      <w:bookmarkStart w:id="107" w:name="_Toc29367"/>
      <w:r>
        <w:rPr>
          <w:rFonts w:eastAsia="黑体"/>
          <w:sz w:val="32"/>
          <w:szCs w:val="32"/>
        </w:rPr>
        <w:lastRenderedPageBreak/>
        <w:t xml:space="preserve">4 </w:t>
      </w:r>
      <w:r>
        <w:rPr>
          <w:rFonts w:eastAsia="黑体"/>
          <w:sz w:val="32"/>
          <w:szCs w:val="32"/>
        </w:rPr>
        <w:t>系统设计</w:t>
      </w:r>
      <w:bookmarkEnd w:id="107"/>
    </w:p>
    <w:p w14:paraId="77B66889" w14:textId="77777777" w:rsidR="00DF166E" w:rsidRDefault="00CB199E">
      <w:pPr>
        <w:spacing w:line="360" w:lineRule="auto"/>
        <w:ind w:firstLineChars="200" w:firstLine="480"/>
        <w:rPr>
          <w:color w:val="000000"/>
          <w:sz w:val="24"/>
          <w:szCs w:val="24"/>
        </w:rPr>
      </w:pPr>
      <w:r>
        <w:rPr>
          <w:rFonts w:hint="eastAsia"/>
          <w:color w:val="000000"/>
          <w:sz w:val="24"/>
          <w:szCs w:val="24"/>
        </w:rPr>
        <w:t>对给定系统的需求分析进行概述结束后，将对给定系统的开发与设计进行总体概述。在给定系统开发与设计的概述阶段中，将根据该系统各个具体模块功能实现的不同，对系统模块的所有功能进行必要的模块划分操作，并针对这些划分后的模块功能进行详细的设计操作</w:t>
      </w:r>
      <w:r>
        <w:rPr>
          <w:rStyle w:val="af4"/>
          <w:rFonts w:hint="eastAsia"/>
          <w:color w:val="000000"/>
          <w:sz w:val="24"/>
          <w:szCs w:val="24"/>
        </w:rPr>
        <w:t>[</w:t>
      </w:r>
      <w:r>
        <w:rPr>
          <w:rStyle w:val="af4"/>
          <w:rFonts w:hint="eastAsia"/>
          <w:color w:val="000000"/>
          <w:sz w:val="24"/>
          <w:szCs w:val="24"/>
        </w:rPr>
        <w:endnoteReference w:id="1"/>
      </w:r>
      <w:r>
        <w:rPr>
          <w:rStyle w:val="af4"/>
          <w:rFonts w:hint="eastAsia"/>
          <w:color w:val="000000"/>
          <w:sz w:val="24"/>
          <w:szCs w:val="24"/>
        </w:rPr>
        <w:t>]</w:t>
      </w:r>
      <w:r>
        <w:rPr>
          <w:rFonts w:hint="eastAsia"/>
          <w:color w:val="000000"/>
          <w:sz w:val="24"/>
          <w:szCs w:val="24"/>
        </w:rPr>
        <w:t>。</w:t>
      </w:r>
    </w:p>
    <w:p w14:paraId="2D8A21E6" w14:textId="77777777" w:rsidR="00DF166E" w:rsidRDefault="00CB199E">
      <w:pPr>
        <w:spacing w:line="360" w:lineRule="auto"/>
        <w:outlineLvl w:val="1"/>
        <w:rPr>
          <w:rFonts w:eastAsia="黑体"/>
          <w:sz w:val="28"/>
          <w:szCs w:val="28"/>
        </w:rPr>
      </w:pPr>
      <w:bookmarkStart w:id="108" w:name="_Toc13756"/>
      <w:r>
        <w:rPr>
          <w:rFonts w:eastAsia="黑体"/>
          <w:sz w:val="28"/>
          <w:szCs w:val="28"/>
        </w:rPr>
        <w:t>4.1</w:t>
      </w:r>
      <w:r>
        <w:rPr>
          <w:rFonts w:eastAsia="黑体" w:hint="eastAsia"/>
          <w:sz w:val="28"/>
          <w:szCs w:val="28"/>
        </w:rPr>
        <w:t xml:space="preserve"> </w:t>
      </w:r>
      <w:r>
        <w:rPr>
          <w:rFonts w:eastAsia="黑体"/>
          <w:sz w:val="28"/>
          <w:szCs w:val="28"/>
        </w:rPr>
        <w:t>总体设计</w:t>
      </w:r>
      <w:bookmarkEnd w:id="108"/>
    </w:p>
    <w:p w14:paraId="274337D8" w14:textId="77777777" w:rsidR="00DF166E" w:rsidRDefault="00CB199E">
      <w:pPr>
        <w:spacing w:line="360" w:lineRule="auto"/>
        <w:ind w:firstLineChars="200" w:firstLine="480"/>
        <w:rPr>
          <w:sz w:val="24"/>
          <w:szCs w:val="24"/>
        </w:rPr>
      </w:pPr>
      <w:r>
        <w:rPr>
          <w:sz w:val="24"/>
          <w:szCs w:val="24"/>
        </w:rPr>
        <w:t>根据第三章</w:t>
      </w:r>
      <w:r>
        <w:rPr>
          <w:b/>
          <w:bCs/>
          <w:sz w:val="24"/>
          <w:szCs w:val="24"/>
          <w:highlight w:val="yellow"/>
        </w:rPr>
        <w:t>在</w:t>
      </w:r>
      <w:r>
        <w:rPr>
          <w:rFonts w:hint="eastAsia"/>
          <w:b/>
          <w:bCs/>
          <w:sz w:val="24"/>
          <w:szCs w:val="24"/>
          <w:highlight w:val="yellow"/>
        </w:rPr>
        <w:t>线</w:t>
      </w:r>
      <w:r>
        <w:rPr>
          <w:rFonts w:hint="eastAsia"/>
          <w:b/>
          <w:bCs/>
          <w:sz w:val="24"/>
          <w:szCs w:val="24"/>
          <w:highlight w:val="yellow"/>
        </w:rPr>
        <w:t>IDE</w:t>
      </w:r>
      <w:r>
        <w:rPr>
          <w:sz w:val="24"/>
          <w:szCs w:val="24"/>
        </w:rPr>
        <w:t>的系统分析，</w:t>
      </w:r>
      <w:r>
        <w:rPr>
          <w:rFonts w:hint="eastAsia"/>
          <w:sz w:val="24"/>
          <w:szCs w:val="24"/>
        </w:rPr>
        <w:t>进行详细的总体设计。</w:t>
      </w:r>
      <w:r>
        <w:rPr>
          <w:sz w:val="24"/>
          <w:szCs w:val="24"/>
        </w:rPr>
        <w:t>本系统的总体设计主要包含：</w:t>
      </w:r>
    </w:p>
    <w:p w14:paraId="58C2114A" w14:textId="77777777" w:rsidR="00DF166E" w:rsidRDefault="00CB199E">
      <w:pPr>
        <w:spacing w:line="360" w:lineRule="auto"/>
        <w:ind w:firstLineChars="200" w:firstLine="480"/>
        <w:rPr>
          <w:sz w:val="24"/>
          <w:szCs w:val="24"/>
        </w:rPr>
      </w:pPr>
      <w:r>
        <w:rPr>
          <w:sz w:val="24"/>
          <w:szCs w:val="24"/>
        </w:rPr>
        <w:t>（</w:t>
      </w:r>
      <w:r>
        <w:rPr>
          <w:sz w:val="24"/>
          <w:szCs w:val="24"/>
        </w:rPr>
        <w:t>1</w:t>
      </w:r>
      <w:r>
        <w:rPr>
          <w:sz w:val="24"/>
          <w:szCs w:val="24"/>
        </w:rPr>
        <w:t>）</w:t>
      </w:r>
      <w:r>
        <w:rPr>
          <w:rFonts w:hint="eastAsia"/>
          <w:sz w:val="24"/>
          <w:szCs w:val="24"/>
        </w:rPr>
        <w:t>用户的登录验证，注册以及用户信息的修改</w:t>
      </w:r>
    </w:p>
    <w:p w14:paraId="281E2A16" w14:textId="77777777" w:rsidR="00DF166E" w:rsidRDefault="00CB199E">
      <w:pPr>
        <w:spacing w:line="360" w:lineRule="auto"/>
        <w:ind w:firstLineChars="200" w:firstLine="480"/>
        <w:rPr>
          <w:sz w:val="24"/>
          <w:szCs w:val="24"/>
        </w:rPr>
      </w:pPr>
      <w:r>
        <w:rPr>
          <w:sz w:val="24"/>
          <w:szCs w:val="24"/>
        </w:rPr>
        <w:t>（</w:t>
      </w:r>
      <w:r>
        <w:rPr>
          <w:sz w:val="24"/>
          <w:szCs w:val="24"/>
        </w:rPr>
        <w:t>2</w:t>
      </w:r>
      <w:r>
        <w:rPr>
          <w:sz w:val="24"/>
          <w:szCs w:val="24"/>
        </w:rPr>
        <w:t>）</w:t>
      </w:r>
      <w:r>
        <w:rPr>
          <w:rFonts w:hint="eastAsia"/>
          <w:sz w:val="24"/>
          <w:szCs w:val="24"/>
        </w:rPr>
        <w:t>用户存储空间的分配与管理可以实现文件与文件夹的</w:t>
      </w:r>
      <w:proofErr w:type="gramStart"/>
      <w:r>
        <w:rPr>
          <w:rFonts w:hint="eastAsia"/>
          <w:sz w:val="24"/>
          <w:szCs w:val="24"/>
        </w:rPr>
        <w:t>增删改查与</w:t>
      </w:r>
      <w:proofErr w:type="gramEnd"/>
      <w:r>
        <w:rPr>
          <w:rFonts w:hint="eastAsia"/>
          <w:sz w:val="24"/>
          <w:szCs w:val="24"/>
        </w:rPr>
        <w:t>访问</w:t>
      </w:r>
    </w:p>
    <w:p w14:paraId="28415E8B" w14:textId="77777777" w:rsidR="00DF166E" w:rsidRDefault="00CB199E">
      <w:pPr>
        <w:spacing w:line="360" w:lineRule="auto"/>
        <w:ind w:firstLineChars="200" w:firstLine="480"/>
        <w:rPr>
          <w:sz w:val="24"/>
          <w:szCs w:val="24"/>
        </w:rPr>
      </w:pPr>
      <w:r>
        <w:rPr>
          <w:sz w:val="24"/>
          <w:szCs w:val="24"/>
        </w:rPr>
        <w:t>（</w:t>
      </w:r>
      <w:r>
        <w:rPr>
          <w:sz w:val="24"/>
          <w:szCs w:val="24"/>
        </w:rPr>
        <w:t>3</w:t>
      </w:r>
      <w:r>
        <w:rPr>
          <w:sz w:val="24"/>
          <w:szCs w:val="24"/>
        </w:rPr>
        <w:t>）</w:t>
      </w:r>
      <w:r>
        <w:rPr>
          <w:rFonts w:hint="eastAsia"/>
          <w:sz w:val="24"/>
          <w:szCs w:val="24"/>
        </w:rPr>
        <w:t>前后端交互部分，前端提交代码到服务器接收报错信息，以及前端输入与后端数据返回功能</w:t>
      </w:r>
    </w:p>
    <w:p w14:paraId="6ED4B816" w14:textId="77777777" w:rsidR="00DF166E" w:rsidRDefault="00CB199E">
      <w:pPr>
        <w:spacing w:line="360" w:lineRule="auto"/>
        <w:outlineLvl w:val="1"/>
        <w:rPr>
          <w:rFonts w:eastAsia="黑体"/>
          <w:sz w:val="28"/>
          <w:szCs w:val="28"/>
        </w:rPr>
      </w:pPr>
      <w:bookmarkStart w:id="109" w:name="_Toc28819"/>
      <w:r>
        <w:rPr>
          <w:rFonts w:eastAsia="黑体"/>
          <w:sz w:val="28"/>
          <w:szCs w:val="28"/>
        </w:rPr>
        <w:t>4.2</w:t>
      </w:r>
      <w:r>
        <w:rPr>
          <w:rFonts w:eastAsia="黑体" w:hint="eastAsia"/>
          <w:sz w:val="28"/>
          <w:szCs w:val="28"/>
        </w:rPr>
        <w:t xml:space="preserve"> </w:t>
      </w:r>
      <w:r>
        <w:rPr>
          <w:rFonts w:eastAsia="黑体"/>
          <w:sz w:val="28"/>
          <w:szCs w:val="28"/>
        </w:rPr>
        <w:t>功能模块设计</w:t>
      </w:r>
      <w:bookmarkEnd w:id="109"/>
    </w:p>
    <w:p w14:paraId="71A709AB" w14:textId="77777777" w:rsidR="00DF166E" w:rsidRDefault="00CB199E">
      <w:pPr>
        <w:spacing w:line="360" w:lineRule="auto"/>
        <w:ind w:firstLineChars="200" w:firstLine="480"/>
        <w:outlineLvl w:val="2"/>
        <w:rPr>
          <w:rFonts w:eastAsia="黑体"/>
          <w:sz w:val="24"/>
          <w:szCs w:val="24"/>
        </w:rPr>
      </w:pPr>
      <w:bookmarkStart w:id="110" w:name="_Toc11530"/>
      <w:r>
        <w:rPr>
          <w:rFonts w:eastAsia="黑体"/>
          <w:sz w:val="24"/>
          <w:szCs w:val="24"/>
        </w:rPr>
        <w:t>4.2.1</w:t>
      </w:r>
      <w:r>
        <w:rPr>
          <w:rFonts w:eastAsia="黑体" w:hint="eastAsia"/>
          <w:sz w:val="24"/>
          <w:szCs w:val="24"/>
        </w:rPr>
        <w:t xml:space="preserve"> </w:t>
      </w:r>
      <w:r>
        <w:rPr>
          <w:rFonts w:eastAsia="黑体" w:hint="eastAsia"/>
          <w:sz w:val="24"/>
          <w:szCs w:val="24"/>
        </w:rPr>
        <w:t>用户</w:t>
      </w:r>
      <w:r>
        <w:rPr>
          <w:rFonts w:eastAsia="黑体"/>
          <w:sz w:val="24"/>
          <w:szCs w:val="24"/>
        </w:rPr>
        <w:t>功能模块</w:t>
      </w:r>
      <w:bookmarkEnd w:id="110"/>
    </w:p>
    <w:p w14:paraId="302AD1B2" w14:textId="04D7B23D" w:rsidR="00DF166E" w:rsidRDefault="00CB199E">
      <w:pPr>
        <w:spacing w:line="360" w:lineRule="auto"/>
        <w:ind w:firstLineChars="200" w:firstLine="480"/>
        <w:rPr>
          <w:sz w:val="24"/>
          <w:szCs w:val="24"/>
        </w:rPr>
      </w:pPr>
      <w:r>
        <w:rPr>
          <w:rFonts w:hint="eastAsia"/>
          <w:sz w:val="24"/>
          <w:szCs w:val="24"/>
        </w:rPr>
        <w:t>用户模块主要是用户信息的登录验证与注册，</w:t>
      </w:r>
      <w:r>
        <w:rPr>
          <w:sz w:val="24"/>
          <w:szCs w:val="24"/>
        </w:rPr>
        <w:t>如图</w:t>
      </w:r>
      <w:r w:rsidR="00447E64">
        <w:rPr>
          <w:rFonts w:hint="eastAsia"/>
          <w:sz w:val="24"/>
          <w:szCs w:val="24"/>
        </w:rPr>
        <w:t>4</w:t>
      </w:r>
      <w:r>
        <w:rPr>
          <w:rFonts w:hint="eastAsia"/>
          <w:sz w:val="24"/>
          <w:szCs w:val="24"/>
        </w:rPr>
        <w:t>-1</w:t>
      </w:r>
      <w:r>
        <w:rPr>
          <w:sz w:val="24"/>
          <w:szCs w:val="24"/>
        </w:rPr>
        <w:t>所示</w:t>
      </w:r>
      <w:r>
        <w:rPr>
          <w:rFonts w:hint="eastAsia"/>
          <w:sz w:val="24"/>
          <w:szCs w:val="24"/>
        </w:rPr>
        <w:t>。</w:t>
      </w:r>
    </w:p>
    <w:p w14:paraId="75BB54C8" w14:textId="77777777" w:rsidR="00DF166E" w:rsidRDefault="00CB199E">
      <w:pPr>
        <w:spacing w:line="360" w:lineRule="auto"/>
        <w:jc w:val="center"/>
        <w:rPr>
          <w:b/>
          <w:bCs/>
          <w:szCs w:val="21"/>
        </w:rPr>
      </w:pPr>
      <w:r>
        <w:rPr>
          <w:rFonts w:hint="eastAsia"/>
          <w:noProof/>
          <w:sz w:val="24"/>
          <w:szCs w:val="24"/>
        </w:rPr>
        <w:drawing>
          <wp:inline distT="0" distB="0" distL="114300" distR="114300" wp14:anchorId="1E4731AD" wp14:editId="52425345">
            <wp:extent cx="2589504" cy="3057525"/>
            <wp:effectExtent l="0" t="0" r="0" b="0"/>
            <wp:docPr id="23" name="图片 23"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未命名文件"/>
                    <pic:cNvPicPr>
                      <a:picLocks noChangeAspect="1"/>
                    </pic:cNvPicPr>
                  </pic:nvPicPr>
                  <pic:blipFill>
                    <a:blip r:embed="rId14"/>
                    <a:stretch>
                      <a:fillRect/>
                    </a:stretch>
                  </pic:blipFill>
                  <pic:spPr>
                    <a:xfrm>
                      <a:off x="0" y="0"/>
                      <a:ext cx="2594088" cy="3062938"/>
                    </a:xfrm>
                    <a:prstGeom prst="rect">
                      <a:avLst/>
                    </a:prstGeom>
                  </pic:spPr>
                </pic:pic>
              </a:graphicData>
            </a:graphic>
          </wp:inline>
        </w:drawing>
      </w:r>
      <w:commentRangeStart w:id="111"/>
      <w:commentRangeStart w:id="112"/>
    </w:p>
    <w:p w14:paraId="2EB0628F" w14:textId="7BE2A278" w:rsidR="00DF166E" w:rsidRPr="00447E64" w:rsidRDefault="00CB199E">
      <w:pPr>
        <w:spacing w:line="360" w:lineRule="auto"/>
        <w:jc w:val="center"/>
        <w:rPr>
          <w:b/>
          <w:szCs w:val="24"/>
        </w:rPr>
      </w:pPr>
      <w:r w:rsidRPr="00447E64">
        <w:rPr>
          <w:b/>
          <w:szCs w:val="24"/>
        </w:rPr>
        <w:t>图</w:t>
      </w:r>
      <w:r w:rsidR="00447E64">
        <w:rPr>
          <w:rFonts w:hint="eastAsia"/>
          <w:b/>
          <w:szCs w:val="24"/>
        </w:rPr>
        <w:t>4</w:t>
      </w:r>
      <w:r w:rsidRPr="00447E64">
        <w:rPr>
          <w:rFonts w:hint="eastAsia"/>
          <w:b/>
          <w:szCs w:val="24"/>
        </w:rPr>
        <w:t>-1</w:t>
      </w:r>
      <w:r w:rsidRPr="00447E64">
        <w:rPr>
          <w:b/>
          <w:szCs w:val="24"/>
        </w:rPr>
        <w:t xml:space="preserve"> </w:t>
      </w:r>
      <w:r w:rsidRPr="00447E64">
        <w:rPr>
          <w:rFonts w:hint="eastAsia"/>
          <w:b/>
          <w:szCs w:val="24"/>
        </w:rPr>
        <w:t>用户</w:t>
      </w:r>
      <w:r w:rsidRPr="00447E64">
        <w:rPr>
          <w:b/>
          <w:szCs w:val="24"/>
        </w:rPr>
        <w:t>功能模块</w:t>
      </w:r>
      <w:commentRangeEnd w:id="111"/>
      <w:r w:rsidRPr="00447E64">
        <w:rPr>
          <w:b/>
          <w:szCs w:val="24"/>
        </w:rPr>
        <w:commentReference w:id="111"/>
      </w:r>
      <w:commentRangeEnd w:id="112"/>
      <w:r w:rsidR="00EC44A8">
        <w:rPr>
          <w:rStyle w:val="af6"/>
        </w:rPr>
        <w:commentReference w:id="112"/>
      </w:r>
    </w:p>
    <w:p w14:paraId="0C2DD1FD" w14:textId="77777777" w:rsidR="00DF166E" w:rsidRDefault="00CB199E">
      <w:pPr>
        <w:rPr>
          <w:rFonts w:eastAsia="黑体"/>
          <w:sz w:val="24"/>
          <w:szCs w:val="24"/>
        </w:rPr>
      </w:pPr>
      <w:bookmarkStart w:id="113" w:name="_Toc1695"/>
      <w:r>
        <w:rPr>
          <w:rFonts w:eastAsia="黑体"/>
          <w:sz w:val="24"/>
          <w:szCs w:val="24"/>
        </w:rPr>
        <w:br w:type="page"/>
      </w:r>
    </w:p>
    <w:p w14:paraId="54DD94BA" w14:textId="77777777" w:rsidR="00DF166E" w:rsidRDefault="00CB199E">
      <w:pPr>
        <w:spacing w:line="360" w:lineRule="auto"/>
        <w:ind w:firstLineChars="200" w:firstLine="480"/>
        <w:outlineLvl w:val="2"/>
        <w:rPr>
          <w:rFonts w:eastAsia="黑体"/>
          <w:sz w:val="24"/>
          <w:szCs w:val="24"/>
        </w:rPr>
      </w:pPr>
      <w:r>
        <w:rPr>
          <w:rFonts w:eastAsia="黑体"/>
          <w:sz w:val="24"/>
          <w:szCs w:val="24"/>
        </w:rPr>
        <w:lastRenderedPageBreak/>
        <w:t>4.2.2</w:t>
      </w:r>
      <w:r>
        <w:rPr>
          <w:rFonts w:eastAsia="黑体" w:hint="eastAsia"/>
          <w:sz w:val="24"/>
          <w:szCs w:val="24"/>
        </w:rPr>
        <w:t xml:space="preserve"> </w:t>
      </w:r>
      <w:r>
        <w:rPr>
          <w:rFonts w:eastAsia="黑体" w:hint="eastAsia"/>
          <w:sz w:val="24"/>
          <w:szCs w:val="24"/>
        </w:rPr>
        <w:t>存储</w:t>
      </w:r>
      <w:r>
        <w:rPr>
          <w:rFonts w:eastAsia="黑体"/>
          <w:sz w:val="24"/>
          <w:szCs w:val="24"/>
        </w:rPr>
        <w:t>功能模块</w:t>
      </w:r>
      <w:bookmarkEnd w:id="113"/>
    </w:p>
    <w:p w14:paraId="539F77CA" w14:textId="080B4FAD" w:rsidR="00DF166E" w:rsidRDefault="00CB199E">
      <w:pPr>
        <w:spacing w:line="360" w:lineRule="auto"/>
        <w:ind w:firstLineChars="200" w:firstLine="480"/>
        <w:rPr>
          <w:b/>
          <w:bCs/>
          <w:szCs w:val="21"/>
        </w:rPr>
      </w:pPr>
      <w:r>
        <w:rPr>
          <w:rFonts w:hint="eastAsia"/>
          <w:sz w:val="24"/>
          <w:szCs w:val="24"/>
        </w:rPr>
        <w:t>存储功能模块是针对为用户分配的用户空间进行管理，包括用户文件的增删改查，用户目录表获取，用户文件信息获取，</w:t>
      </w:r>
      <w:r>
        <w:rPr>
          <w:sz w:val="24"/>
          <w:szCs w:val="24"/>
        </w:rPr>
        <w:t>如图</w:t>
      </w:r>
      <w:r w:rsidR="00447E64">
        <w:rPr>
          <w:rFonts w:hint="eastAsia"/>
          <w:sz w:val="24"/>
          <w:szCs w:val="24"/>
        </w:rPr>
        <w:t>4</w:t>
      </w:r>
      <w:r>
        <w:rPr>
          <w:sz w:val="24"/>
          <w:szCs w:val="24"/>
        </w:rPr>
        <w:t>-</w:t>
      </w:r>
      <w:r>
        <w:rPr>
          <w:rFonts w:hint="eastAsia"/>
          <w:sz w:val="24"/>
          <w:szCs w:val="24"/>
        </w:rPr>
        <w:t>2</w:t>
      </w:r>
      <w:r>
        <w:rPr>
          <w:sz w:val="24"/>
          <w:szCs w:val="24"/>
        </w:rPr>
        <w:t>所示</w:t>
      </w:r>
      <w:r>
        <w:rPr>
          <w:rFonts w:hint="eastAsia"/>
          <w:sz w:val="24"/>
          <w:szCs w:val="24"/>
        </w:rPr>
        <w:t>。</w:t>
      </w:r>
    </w:p>
    <w:p w14:paraId="27C36085" w14:textId="77777777" w:rsidR="00DF166E" w:rsidRDefault="00CB199E">
      <w:pPr>
        <w:spacing w:line="360" w:lineRule="auto"/>
        <w:jc w:val="center"/>
        <w:rPr>
          <w:sz w:val="24"/>
          <w:szCs w:val="24"/>
        </w:rPr>
      </w:pPr>
      <w:r>
        <w:rPr>
          <w:rFonts w:hint="eastAsia"/>
          <w:b/>
          <w:bCs/>
          <w:noProof/>
          <w:szCs w:val="21"/>
        </w:rPr>
        <w:drawing>
          <wp:inline distT="0" distB="0" distL="114300" distR="114300" wp14:anchorId="1A553F69" wp14:editId="7CC315FA">
            <wp:extent cx="5823518" cy="3952875"/>
            <wp:effectExtent l="0" t="0" r="0" b="0"/>
            <wp:docPr id="24" name="图片 24"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未命名文件 (1)"/>
                    <pic:cNvPicPr>
                      <a:picLocks noChangeAspect="1"/>
                    </pic:cNvPicPr>
                  </pic:nvPicPr>
                  <pic:blipFill>
                    <a:blip r:embed="rId18"/>
                    <a:stretch>
                      <a:fillRect/>
                    </a:stretch>
                  </pic:blipFill>
                  <pic:spPr>
                    <a:xfrm>
                      <a:off x="0" y="0"/>
                      <a:ext cx="5825467" cy="3954198"/>
                    </a:xfrm>
                    <a:prstGeom prst="rect">
                      <a:avLst/>
                    </a:prstGeom>
                  </pic:spPr>
                </pic:pic>
              </a:graphicData>
            </a:graphic>
          </wp:inline>
        </w:drawing>
      </w:r>
    </w:p>
    <w:p w14:paraId="0D5A8385" w14:textId="51852CC2" w:rsidR="00DF166E" w:rsidRDefault="00CB199E">
      <w:pPr>
        <w:spacing w:line="360" w:lineRule="auto"/>
        <w:jc w:val="center"/>
        <w:rPr>
          <w:b/>
          <w:bCs/>
          <w:szCs w:val="21"/>
        </w:rPr>
      </w:pPr>
      <w:r>
        <w:rPr>
          <w:b/>
          <w:bCs/>
          <w:szCs w:val="21"/>
        </w:rPr>
        <w:t>图</w:t>
      </w:r>
      <w:r w:rsidR="00447E64">
        <w:rPr>
          <w:rFonts w:hint="eastAsia"/>
          <w:b/>
          <w:bCs/>
          <w:szCs w:val="21"/>
        </w:rPr>
        <w:t>4</w:t>
      </w:r>
      <w:r>
        <w:rPr>
          <w:b/>
          <w:bCs/>
          <w:szCs w:val="21"/>
        </w:rPr>
        <w:t xml:space="preserve">-2 </w:t>
      </w:r>
      <w:r>
        <w:rPr>
          <w:rFonts w:hint="eastAsia"/>
          <w:b/>
          <w:bCs/>
          <w:szCs w:val="21"/>
        </w:rPr>
        <w:t>存储</w:t>
      </w:r>
      <w:r>
        <w:rPr>
          <w:b/>
          <w:bCs/>
          <w:szCs w:val="21"/>
        </w:rPr>
        <w:t>功能模块</w:t>
      </w:r>
    </w:p>
    <w:p w14:paraId="64743771" w14:textId="77777777" w:rsidR="00DF166E" w:rsidRDefault="00CB199E">
      <w:pPr>
        <w:spacing w:line="360" w:lineRule="auto"/>
        <w:ind w:firstLineChars="200" w:firstLine="480"/>
        <w:outlineLvl w:val="2"/>
        <w:rPr>
          <w:rFonts w:eastAsia="黑体"/>
          <w:sz w:val="24"/>
          <w:szCs w:val="24"/>
        </w:rPr>
      </w:pPr>
      <w:bookmarkStart w:id="114" w:name="_Toc2851"/>
      <w:r>
        <w:rPr>
          <w:rFonts w:eastAsia="黑体"/>
          <w:sz w:val="24"/>
          <w:szCs w:val="24"/>
        </w:rPr>
        <w:t>4.2.3</w:t>
      </w:r>
      <w:r>
        <w:rPr>
          <w:rFonts w:eastAsia="黑体" w:hint="eastAsia"/>
          <w:sz w:val="24"/>
          <w:szCs w:val="24"/>
        </w:rPr>
        <w:t xml:space="preserve"> </w:t>
      </w:r>
      <w:r>
        <w:rPr>
          <w:rFonts w:eastAsia="黑体" w:hint="eastAsia"/>
          <w:sz w:val="24"/>
          <w:szCs w:val="24"/>
        </w:rPr>
        <w:t>前后端交互</w:t>
      </w:r>
      <w:r>
        <w:rPr>
          <w:rFonts w:eastAsia="黑体"/>
          <w:sz w:val="24"/>
          <w:szCs w:val="24"/>
        </w:rPr>
        <w:t>功能模块</w:t>
      </w:r>
      <w:bookmarkEnd w:id="114"/>
    </w:p>
    <w:p w14:paraId="597FD7BF" w14:textId="2182B21F" w:rsidR="00DF166E" w:rsidRDefault="00CB199E" w:rsidP="00447E64">
      <w:pPr>
        <w:spacing w:line="360" w:lineRule="auto"/>
        <w:ind w:firstLineChars="200" w:firstLine="480"/>
        <w:jc w:val="left"/>
        <w:rPr>
          <w:sz w:val="24"/>
          <w:szCs w:val="24"/>
        </w:rPr>
      </w:pPr>
      <w:r>
        <w:rPr>
          <w:rFonts w:hint="eastAsia"/>
          <w:sz w:val="24"/>
          <w:szCs w:val="24"/>
        </w:rPr>
        <w:t>前后端交互功能模块主要分为两部分，前端部分负责编写代码，报</w:t>
      </w:r>
      <w:proofErr w:type="gramStart"/>
      <w:r>
        <w:rPr>
          <w:rFonts w:hint="eastAsia"/>
          <w:sz w:val="24"/>
          <w:szCs w:val="24"/>
        </w:rPr>
        <w:t>错信息</w:t>
      </w:r>
      <w:proofErr w:type="gramEnd"/>
      <w:r>
        <w:rPr>
          <w:rFonts w:hint="eastAsia"/>
          <w:sz w:val="24"/>
          <w:szCs w:val="24"/>
        </w:rPr>
        <w:t>的显示，输入数据的编写，输出结果的显示；后端部分负责编译代码，输入数据，</w:t>
      </w:r>
      <w:r>
        <w:rPr>
          <w:sz w:val="24"/>
          <w:szCs w:val="24"/>
        </w:rPr>
        <w:t>如图</w:t>
      </w:r>
      <w:r w:rsidR="00447E64">
        <w:rPr>
          <w:rFonts w:hint="eastAsia"/>
          <w:sz w:val="24"/>
          <w:szCs w:val="24"/>
        </w:rPr>
        <w:t>4</w:t>
      </w:r>
      <w:r>
        <w:rPr>
          <w:sz w:val="24"/>
          <w:szCs w:val="24"/>
        </w:rPr>
        <w:t>-</w:t>
      </w:r>
      <w:r>
        <w:rPr>
          <w:rFonts w:hint="eastAsia"/>
          <w:sz w:val="24"/>
          <w:szCs w:val="24"/>
        </w:rPr>
        <w:t>3</w:t>
      </w:r>
      <w:r>
        <w:rPr>
          <w:sz w:val="24"/>
          <w:szCs w:val="24"/>
        </w:rPr>
        <w:t>所示</w:t>
      </w:r>
      <w:r>
        <w:rPr>
          <w:rFonts w:hint="eastAsia"/>
          <w:sz w:val="24"/>
          <w:szCs w:val="24"/>
        </w:rPr>
        <w:t>。</w:t>
      </w:r>
    </w:p>
    <w:p w14:paraId="1884913B" w14:textId="77777777" w:rsidR="00DF166E" w:rsidRDefault="00CB199E">
      <w:pPr>
        <w:spacing w:line="360" w:lineRule="auto"/>
        <w:jc w:val="center"/>
        <w:rPr>
          <w:sz w:val="24"/>
          <w:szCs w:val="24"/>
        </w:rPr>
      </w:pPr>
      <w:r>
        <w:rPr>
          <w:b/>
          <w:bCs/>
          <w:noProof/>
          <w:szCs w:val="21"/>
        </w:rPr>
        <w:lastRenderedPageBreak/>
        <w:drawing>
          <wp:inline distT="0" distB="0" distL="114300" distR="114300" wp14:anchorId="4BA0A135" wp14:editId="4D0BD1A2">
            <wp:extent cx="5700193" cy="3352800"/>
            <wp:effectExtent l="0" t="0" r="0" b="0"/>
            <wp:docPr id="26" name="图片 26"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未命名文件 (2)"/>
                    <pic:cNvPicPr>
                      <a:picLocks noChangeAspect="1"/>
                    </pic:cNvPicPr>
                  </pic:nvPicPr>
                  <pic:blipFill>
                    <a:blip r:embed="rId19"/>
                    <a:stretch>
                      <a:fillRect/>
                    </a:stretch>
                  </pic:blipFill>
                  <pic:spPr>
                    <a:xfrm>
                      <a:off x="0" y="0"/>
                      <a:ext cx="5704065" cy="3355078"/>
                    </a:xfrm>
                    <a:prstGeom prst="rect">
                      <a:avLst/>
                    </a:prstGeom>
                  </pic:spPr>
                </pic:pic>
              </a:graphicData>
            </a:graphic>
          </wp:inline>
        </w:drawing>
      </w:r>
    </w:p>
    <w:p w14:paraId="30C44BEB" w14:textId="1E711FA1" w:rsidR="00DF166E" w:rsidRDefault="00CB199E">
      <w:pPr>
        <w:spacing w:line="360" w:lineRule="auto"/>
        <w:jc w:val="center"/>
        <w:rPr>
          <w:b/>
          <w:bCs/>
          <w:szCs w:val="21"/>
        </w:rPr>
      </w:pPr>
      <w:commentRangeStart w:id="115"/>
      <w:r>
        <w:rPr>
          <w:b/>
          <w:bCs/>
          <w:szCs w:val="21"/>
        </w:rPr>
        <w:t>图</w:t>
      </w:r>
      <w:r w:rsidR="00447E64">
        <w:rPr>
          <w:rFonts w:hint="eastAsia"/>
          <w:b/>
          <w:bCs/>
          <w:szCs w:val="21"/>
        </w:rPr>
        <w:t>4</w:t>
      </w:r>
      <w:r>
        <w:rPr>
          <w:b/>
          <w:bCs/>
          <w:szCs w:val="21"/>
        </w:rPr>
        <w:t xml:space="preserve">-3 </w:t>
      </w:r>
      <w:r>
        <w:rPr>
          <w:rFonts w:hint="eastAsia"/>
          <w:b/>
          <w:bCs/>
          <w:szCs w:val="21"/>
        </w:rPr>
        <w:t>前后端</w:t>
      </w:r>
      <w:r>
        <w:rPr>
          <w:b/>
          <w:bCs/>
          <w:szCs w:val="21"/>
        </w:rPr>
        <w:t>功能模块</w:t>
      </w:r>
      <w:commentRangeEnd w:id="115"/>
      <w:r>
        <w:rPr>
          <w:rStyle w:val="af6"/>
        </w:rPr>
        <w:commentReference w:id="115"/>
      </w:r>
    </w:p>
    <w:p w14:paraId="4472E89F" w14:textId="77777777" w:rsidR="00DF166E" w:rsidRDefault="00CB199E">
      <w:pPr>
        <w:spacing w:line="360" w:lineRule="auto"/>
        <w:outlineLvl w:val="1"/>
        <w:rPr>
          <w:rFonts w:eastAsia="黑体"/>
          <w:sz w:val="28"/>
          <w:szCs w:val="28"/>
        </w:rPr>
      </w:pPr>
      <w:bookmarkStart w:id="116" w:name="_Toc20287"/>
      <w:r>
        <w:rPr>
          <w:rFonts w:eastAsia="黑体"/>
          <w:sz w:val="28"/>
          <w:szCs w:val="28"/>
        </w:rPr>
        <w:br w:type="page"/>
      </w:r>
      <w:r>
        <w:rPr>
          <w:rFonts w:eastAsia="黑体"/>
          <w:sz w:val="28"/>
          <w:szCs w:val="28"/>
        </w:rPr>
        <w:lastRenderedPageBreak/>
        <w:t xml:space="preserve">4.3 </w:t>
      </w:r>
      <w:r>
        <w:rPr>
          <w:rFonts w:eastAsia="黑体"/>
          <w:sz w:val="28"/>
          <w:szCs w:val="28"/>
        </w:rPr>
        <w:t>系统主要功能流程图</w:t>
      </w:r>
      <w:bookmarkEnd w:id="116"/>
    </w:p>
    <w:p w14:paraId="0753014B" w14:textId="7BCA2647" w:rsidR="00DF166E" w:rsidRDefault="00CB199E">
      <w:pPr>
        <w:spacing w:line="360" w:lineRule="auto"/>
        <w:ind w:firstLineChars="200" w:firstLine="480"/>
        <w:rPr>
          <w:sz w:val="24"/>
          <w:szCs w:val="24"/>
        </w:rPr>
      </w:pPr>
      <w:r>
        <w:rPr>
          <w:sz w:val="24"/>
          <w:szCs w:val="24"/>
        </w:rPr>
        <w:t>（</w:t>
      </w:r>
      <w:r>
        <w:rPr>
          <w:sz w:val="24"/>
          <w:szCs w:val="24"/>
        </w:rPr>
        <w:t>1</w:t>
      </w:r>
      <w:r>
        <w:rPr>
          <w:sz w:val="24"/>
          <w:szCs w:val="24"/>
        </w:rPr>
        <w:t>）</w:t>
      </w:r>
      <w:r>
        <w:rPr>
          <w:rFonts w:hint="eastAsia"/>
          <w:sz w:val="24"/>
          <w:szCs w:val="24"/>
        </w:rPr>
        <w:t>用户</w:t>
      </w:r>
      <w:r>
        <w:rPr>
          <w:sz w:val="24"/>
          <w:szCs w:val="24"/>
        </w:rPr>
        <w:t>登录系统功能流程图</w:t>
      </w:r>
      <w:r w:rsidR="00447E64">
        <w:rPr>
          <w:rFonts w:hint="eastAsia"/>
          <w:sz w:val="24"/>
          <w:szCs w:val="24"/>
        </w:rPr>
        <w:t>，</w:t>
      </w:r>
      <w:r>
        <w:rPr>
          <w:rFonts w:hint="eastAsia"/>
          <w:sz w:val="24"/>
          <w:szCs w:val="24"/>
        </w:rPr>
        <w:t>如图</w:t>
      </w:r>
      <w:r>
        <w:rPr>
          <w:rFonts w:hint="eastAsia"/>
          <w:sz w:val="24"/>
          <w:szCs w:val="24"/>
        </w:rPr>
        <w:t>4-</w:t>
      </w:r>
      <w:r w:rsidR="00447E64">
        <w:rPr>
          <w:rFonts w:hint="eastAsia"/>
          <w:sz w:val="24"/>
          <w:szCs w:val="24"/>
        </w:rPr>
        <w:t>4</w:t>
      </w:r>
      <w:r>
        <w:rPr>
          <w:rFonts w:hint="eastAsia"/>
          <w:sz w:val="24"/>
          <w:szCs w:val="24"/>
        </w:rPr>
        <w:t>所示</w:t>
      </w:r>
      <w:del w:id="117" w:author="thinkpad" w:date="2021-04-28T23:51:00Z">
        <w:r>
          <w:rPr>
            <w:rFonts w:hint="eastAsia"/>
            <w:sz w:val="24"/>
            <w:szCs w:val="24"/>
          </w:rPr>
          <w:delText>：</w:delText>
        </w:r>
      </w:del>
      <w:ins w:id="118" w:author="thinkpad" w:date="2021-04-28T23:51:00Z">
        <w:r>
          <w:rPr>
            <w:rFonts w:hint="eastAsia"/>
            <w:sz w:val="24"/>
            <w:szCs w:val="24"/>
          </w:rPr>
          <w:t>。</w:t>
        </w:r>
      </w:ins>
      <w:r>
        <w:rPr>
          <w:rFonts w:hint="eastAsia"/>
          <w:sz w:val="24"/>
          <w:szCs w:val="24"/>
        </w:rPr>
        <w:t>用户</w:t>
      </w:r>
      <w:r>
        <w:rPr>
          <w:sz w:val="24"/>
          <w:szCs w:val="24"/>
        </w:rPr>
        <w:t>从</w:t>
      </w:r>
      <w:r>
        <w:rPr>
          <w:rFonts w:hint="eastAsia"/>
          <w:sz w:val="24"/>
          <w:szCs w:val="24"/>
        </w:rPr>
        <w:t>前台</w:t>
      </w:r>
      <w:r>
        <w:rPr>
          <w:sz w:val="24"/>
          <w:szCs w:val="24"/>
        </w:rPr>
        <w:t>登录</w:t>
      </w:r>
      <w:r>
        <w:rPr>
          <w:rFonts w:hint="eastAsia"/>
          <w:sz w:val="24"/>
          <w:szCs w:val="24"/>
        </w:rPr>
        <w:t>主</w:t>
      </w:r>
      <w:r>
        <w:rPr>
          <w:sz w:val="24"/>
          <w:szCs w:val="24"/>
        </w:rPr>
        <w:t>界面进行</w:t>
      </w:r>
      <w:r>
        <w:rPr>
          <w:rFonts w:hint="eastAsia"/>
          <w:sz w:val="24"/>
          <w:szCs w:val="24"/>
        </w:rPr>
        <w:t>学生用户名，密码等数据的</w:t>
      </w:r>
      <w:r>
        <w:rPr>
          <w:sz w:val="24"/>
          <w:szCs w:val="24"/>
        </w:rPr>
        <w:t>验证</w:t>
      </w:r>
      <w:r>
        <w:rPr>
          <w:rFonts w:hint="eastAsia"/>
          <w:sz w:val="24"/>
          <w:szCs w:val="24"/>
        </w:rPr>
        <w:t>和选择相应正确登录的权限</w:t>
      </w:r>
      <w:r>
        <w:rPr>
          <w:sz w:val="24"/>
          <w:szCs w:val="24"/>
        </w:rPr>
        <w:t>，</w:t>
      </w:r>
      <w:r>
        <w:rPr>
          <w:rFonts w:hint="eastAsia"/>
          <w:sz w:val="24"/>
          <w:szCs w:val="24"/>
        </w:rPr>
        <w:t>或注册之后进行信息的初始化获取后端数据</w:t>
      </w:r>
      <w:r w:rsidR="00447E64">
        <w:rPr>
          <w:rFonts w:hint="eastAsia"/>
          <w:sz w:val="24"/>
          <w:szCs w:val="24"/>
        </w:rPr>
        <w:t>。</w:t>
      </w:r>
    </w:p>
    <w:p w14:paraId="16655272" w14:textId="603CC094" w:rsidR="00DF166E" w:rsidRDefault="00CB199E">
      <w:pPr>
        <w:spacing w:line="360" w:lineRule="auto"/>
        <w:ind w:firstLineChars="200" w:firstLine="480"/>
        <w:rPr>
          <w:b/>
          <w:bCs/>
          <w:szCs w:val="21"/>
        </w:rPr>
      </w:pPr>
      <w:del w:id="119" w:author="栾 锟" w:date="2021-05-05T20:59:00Z">
        <w:r w:rsidDel="00CD1B60">
          <w:rPr>
            <w:rFonts w:hint="eastAsia"/>
            <w:noProof/>
            <w:sz w:val="24"/>
            <w:szCs w:val="24"/>
          </w:rPr>
          <w:drawing>
            <wp:inline distT="0" distB="0" distL="114300" distR="114300" wp14:anchorId="1FB88703" wp14:editId="15B4D83E">
              <wp:extent cx="5269865" cy="5564505"/>
              <wp:effectExtent l="0" t="0" r="0" b="0"/>
              <wp:docPr id="28" name="图片 28" descr="Flow Chart Dem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Flow Chart Demo (3)"/>
                      <pic:cNvPicPr>
                        <a:picLocks noChangeAspect="1"/>
                      </pic:cNvPicPr>
                    </pic:nvPicPr>
                    <pic:blipFill>
                      <a:blip r:embed="rId20"/>
                      <a:stretch>
                        <a:fillRect/>
                      </a:stretch>
                    </pic:blipFill>
                    <pic:spPr>
                      <a:xfrm>
                        <a:off x="0" y="0"/>
                        <a:ext cx="5269865" cy="5564505"/>
                      </a:xfrm>
                      <a:prstGeom prst="rect">
                        <a:avLst/>
                      </a:prstGeom>
                    </pic:spPr>
                  </pic:pic>
                </a:graphicData>
              </a:graphic>
            </wp:inline>
          </w:drawing>
        </w:r>
      </w:del>
      <w:commentRangeStart w:id="120"/>
      <w:ins w:id="121" w:author="栾 锟" w:date="2021-05-05T20:59:00Z">
        <w:r w:rsidR="00E65198">
          <w:rPr>
            <w:rFonts w:hint="eastAsia"/>
            <w:noProof/>
            <w:sz w:val="24"/>
            <w:szCs w:val="24"/>
          </w:rPr>
          <w:drawing>
            <wp:inline distT="0" distB="0" distL="0" distR="0" wp14:anchorId="43934291" wp14:editId="5857FBDD">
              <wp:extent cx="4502150" cy="5229003"/>
              <wp:effectExtent l="0" t="0" r="0" b="0"/>
              <wp:docPr id="3" name="图片 3" descr="F:\下载\未命名文件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下载\未命名文件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3659" cy="5242370"/>
                      </a:xfrm>
                      <a:prstGeom prst="rect">
                        <a:avLst/>
                      </a:prstGeom>
                      <a:noFill/>
                      <a:ln>
                        <a:noFill/>
                      </a:ln>
                    </pic:spPr>
                  </pic:pic>
                </a:graphicData>
              </a:graphic>
            </wp:inline>
          </w:drawing>
        </w:r>
      </w:ins>
    </w:p>
    <w:p w14:paraId="48189BBB" w14:textId="6120D06E" w:rsidR="00DF166E" w:rsidRDefault="00CB199E">
      <w:pPr>
        <w:spacing w:line="360" w:lineRule="auto"/>
        <w:jc w:val="center"/>
        <w:rPr>
          <w:b/>
          <w:bCs/>
          <w:szCs w:val="21"/>
        </w:rPr>
      </w:pPr>
      <w:r>
        <w:rPr>
          <w:b/>
          <w:bCs/>
          <w:szCs w:val="21"/>
        </w:rPr>
        <w:t>图</w:t>
      </w:r>
      <w:r>
        <w:rPr>
          <w:b/>
          <w:bCs/>
          <w:szCs w:val="21"/>
        </w:rPr>
        <w:t>4</w:t>
      </w:r>
      <w:r w:rsidR="00BC507A">
        <w:rPr>
          <w:b/>
          <w:bCs/>
          <w:szCs w:val="21"/>
        </w:rPr>
        <w:t>-</w:t>
      </w:r>
      <w:r w:rsidR="00447E64">
        <w:rPr>
          <w:rFonts w:hint="eastAsia"/>
          <w:b/>
          <w:bCs/>
          <w:szCs w:val="21"/>
        </w:rPr>
        <w:t>4</w:t>
      </w:r>
      <w:r>
        <w:rPr>
          <w:b/>
          <w:bCs/>
          <w:szCs w:val="21"/>
        </w:rPr>
        <w:t xml:space="preserve"> </w:t>
      </w:r>
      <w:r>
        <w:rPr>
          <w:rFonts w:hint="eastAsia"/>
          <w:b/>
          <w:bCs/>
          <w:szCs w:val="21"/>
        </w:rPr>
        <w:t>用户登录</w:t>
      </w:r>
      <w:r>
        <w:rPr>
          <w:b/>
          <w:bCs/>
          <w:szCs w:val="21"/>
        </w:rPr>
        <w:t>系统功能流程图</w:t>
      </w:r>
      <w:commentRangeEnd w:id="120"/>
      <w:r>
        <w:rPr>
          <w:rStyle w:val="af6"/>
        </w:rPr>
        <w:commentReference w:id="120"/>
      </w:r>
    </w:p>
    <w:p w14:paraId="762304FC" w14:textId="77777777" w:rsidR="00DF166E" w:rsidRDefault="00CB199E">
      <w:pPr>
        <w:rPr>
          <w:sz w:val="24"/>
          <w:szCs w:val="24"/>
        </w:rPr>
      </w:pPr>
      <w:r>
        <w:rPr>
          <w:sz w:val="24"/>
          <w:szCs w:val="24"/>
        </w:rPr>
        <w:br w:type="page"/>
      </w:r>
    </w:p>
    <w:p w14:paraId="572829E8" w14:textId="199B6079" w:rsidR="00DF166E" w:rsidRDefault="00CB199E" w:rsidP="00BC507A">
      <w:pPr>
        <w:spacing w:line="360" w:lineRule="auto"/>
        <w:ind w:firstLineChars="200" w:firstLine="480"/>
        <w:rPr>
          <w:ins w:id="122" w:author="栾 锟" w:date="2021-05-05T21:01:00Z"/>
          <w:sz w:val="24"/>
          <w:szCs w:val="24"/>
        </w:rPr>
      </w:pPr>
      <w:commentRangeStart w:id="123"/>
      <w:r>
        <w:rPr>
          <w:sz w:val="24"/>
          <w:szCs w:val="24"/>
        </w:rPr>
        <w:lastRenderedPageBreak/>
        <w:t>（</w:t>
      </w:r>
      <w:r>
        <w:rPr>
          <w:sz w:val="24"/>
          <w:szCs w:val="24"/>
        </w:rPr>
        <w:t>2</w:t>
      </w:r>
      <w:r>
        <w:rPr>
          <w:sz w:val="24"/>
          <w:szCs w:val="24"/>
        </w:rPr>
        <w:t>）</w:t>
      </w:r>
      <w:r>
        <w:rPr>
          <w:rFonts w:hint="eastAsia"/>
          <w:sz w:val="24"/>
          <w:szCs w:val="24"/>
        </w:rPr>
        <w:t>用户目录功能</w:t>
      </w:r>
      <w:commentRangeEnd w:id="123"/>
      <w:r w:rsidR="00447E64">
        <w:rPr>
          <w:rStyle w:val="af6"/>
        </w:rPr>
        <w:commentReference w:id="123"/>
      </w:r>
      <w:r>
        <w:rPr>
          <w:rFonts w:hint="eastAsia"/>
          <w:sz w:val="24"/>
          <w:szCs w:val="24"/>
        </w:rPr>
        <w:t>。</w:t>
      </w:r>
    </w:p>
    <w:p w14:paraId="78D0C4F1" w14:textId="7CDF6EC3" w:rsidR="00CD1B60" w:rsidRDefault="00CD1B60" w:rsidP="00CD1B60">
      <w:pPr>
        <w:spacing w:line="360" w:lineRule="auto"/>
        <w:ind w:left="360" w:firstLineChars="200" w:firstLine="480"/>
        <w:rPr>
          <w:ins w:id="124" w:author="栾 锟" w:date="2021-05-05T21:02:00Z"/>
          <w:sz w:val="24"/>
          <w:szCs w:val="24"/>
        </w:rPr>
      </w:pPr>
      <w:ins w:id="125" w:author="栾 锟" w:date="2021-05-05T21:02:00Z">
        <w:r>
          <w:rPr>
            <w:rFonts w:hint="eastAsia"/>
            <w:sz w:val="24"/>
            <w:szCs w:val="24"/>
          </w:rPr>
          <w:t>用户目录功能实现了云存储，为用户提供了存储和管理功能</w:t>
        </w:r>
      </w:ins>
    </w:p>
    <w:p w14:paraId="22A939C2" w14:textId="5974855F" w:rsidR="00CD1B60" w:rsidDel="00CD1B60" w:rsidRDefault="00CD1B60" w:rsidP="00CD1B60">
      <w:pPr>
        <w:spacing w:line="360" w:lineRule="auto"/>
        <w:ind w:left="360" w:firstLineChars="200" w:firstLine="480"/>
        <w:rPr>
          <w:del w:id="126" w:author="栾 锟" w:date="2021-05-05T21:05:00Z"/>
          <w:rFonts w:hint="eastAsia"/>
          <w:sz w:val="24"/>
          <w:szCs w:val="24"/>
        </w:rPr>
        <w:pPrChange w:id="127" w:author="栾 锟" w:date="2021-05-05T21:02:00Z">
          <w:pPr>
            <w:spacing w:line="360" w:lineRule="auto"/>
            <w:ind w:firstLineChars="200" w:firstLine="480"/>
          </w:pPr>
        </w:pPrChange>
      </w:pPr>
      <w:ins w:id="128" w:author="栾 锟" w:date="2021-05-05T21:03:00Z">
        <w:r>
          <w:rPr>
            <w:rFonts w:hint="eastAsia"/>
            <w:sz w:val="24"/>
            <w:szCs w:val="24"/>
          </w:rPr>
          <w:t>该界面实现了目录信息的可视化</w:t>
        </w:r>
      </w:ins>
      <w:ins w:id="129" w:author="栾 锟" w:date="2021-05-05T21:04:00Z">
        <w:r>
          <w:rPr>
            <w:rFonts w:hint="eastAsia"/>
            <w:sz w:val="24"/>
            <w:szCs w:val="24"/>
          </w:rPr>
          <w:t>的同时也</w:t>
        </w:r>
      </w:ins>
      <w:ins w:id="130" w:author="栾 锟" w:date="2021-05-05T21:03:00Z">
        <w:r>
          <w:rPr>
            <w:rFonts w:hint="eastAsia"/>
            <w:sz w:val="24"/>
            <w:szCs w:val="24"/>
          </w:rPr>
          <w:t>可以让用户实时的管理存储空间</w:t>
        </w:r>
      </w:ins>
      <w:ins w:id="131" w:author="栾 锟" w:date="2021-05-05T21:04:00Z">
        <w:r>
          <w:rPr>
            <w:rFonts w:hint="eastAsia"/>
            <w:sz w:val="24"/>
            <w:szCs w:val="24"/>
          </w:rPr>
          <w:t>，可以对实现目录的多级访问，文件的打开，目录和源文件的</w:t>
        </w:r>
      </w:ins>
      <w:ins w:id="132" w:author="栾 锟" w:date="2021-05-05T21:05:00Z">
        <w:r>
          <w:rPr>
            <w:rFonts w:hint="eastAsia"/>
            <w:sz w:val="24"/>
            <w:szCs w:val="24"/>
          </w:rPr>
          <w:t>添加与删除。</w:t>
        </w:r>
      </w:ins>
    </w:p>
    <w:p w14:paraId="16E63C13" w14:textId="77777777" w:rsidR="00CD1B60" w:rsidRDefault="00BC507A" w:rsidP="00CD1B60">
      <w:pPr>
        <w:spacing w:line="360" w:lineRule="auto"/>
        <w:ind w:left="360" w:firstLineChars="200" w:firstLine="480"/>
        <w:rPr>
          <w:ins w:id="133" w:author="栾 锟" w:date="2021-05-05T21:01:00Z"/>
          <w:b/>
          <w:bCs/>
          <w:noProof/>
          <w:szCs w:val="21"/>
        </w:rPr>
        <w:pPrChange w:id="134" w:author="栾 锟" w:date="2021-05-05T21:05:00Z">
          <w:pPr>
            <w:spacing w:line="360" w:lineRule="auto"/>
            <w:jc w:val="center"/>
          </w:pPr>
        </w:pPrChange>
      </w:pPr>
      <w:del w:id="135" w:author="栾 锟" w:date="2021-05-05T21:00:00Z">
        <w:r w:rsidDel="00CD1B60">
          <w:rPr>
            <w:noProof/>
            <w:sz w:val="24"/>
            <w:szCs w:val="24"/>
          </w:rPr>
          <w:drawing>
            <wp:inline distT="0" distB="0" distL="0" distR="0" wp14:anchorId="64C2D6A4" wp14:editId="635406AB">
              <wp:extent cx="3930181" cy="3615690"/>
              <wp:effectExtent l="0" t="0" r="0" b="0"/>
              <wp:docPr id="10" name="图片 10" descr="F:\下载\Flow Chart Dem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下载\Flow Chart Demo (3).png"/>
                      <pic:cNvPicPr>
                        <a:picLocks noChangeAspect="1" noChangeArrowheads="1"/>
                      </pic:cNvPicPr>
                    </pic:nvPicPr>
                    <pic:blipFill rotWithShape="1">
                      <a:blip r:embed="rId22">
                        <a:extLst>
                          <a:ext uri="{28A0092B-C50C-407E-A947-70E740481C1C}">
                            <a14:useLocalDpi xmlns:a14="http://schemas.microsoft.com/office/drawing/2010/main" val="0"/>
                          </a:ext>
                        </a:extLst>
                      </a:blip>
                      <a:srcRect/>
                      <a:stretch/>
                    </pic:blipFill>
                    <pic:spPr bwMode="auto">
                      <a:xfrm>
                        <a:off x="0" y="0"/>
                        <a:ext cx="3932711" cy="3618018"/>
                      </a:xfrm>
                      <a:prstGeom prst="rect">
                        <a:avLst/>
                      </a:prstGeom>
                      <a:noFill/>
                      <a:ln>
                        <a:noFill/>
                      </a:ln>
                      <a:extLst>
                        <a:ext uri="{53640926-AAD7-44D8-BBD7-CCE9431645EC}">
                          <a14:shadowObscured xmlns:a14="http://schemas.microsoft.com/office/drawing/2010/main"/>
                        </a:ext>
                      </a:extLst>
                    </pic:spPr>
                  </pic:pic>
                </a:graphicData>
              </a:graphic>
            </wp:inline>
          </w:drawing>
        </w:r>
      </w:del>
    </w:p>
    <w:p w14:paraId="5CDE66D5" w14:textId="76402C09" w:rsidR="00BC507A" w:rsidRDefault="00CD1B60">
      <w:pPr>
        <w:spacing w:line="360" w:lineRule="auto"/>
        <w:jc w:val="center"/>
        <w:rPr>
          <w:b/>
          <w:bCs/>
          <w:szCs w:val="21"/>
        </w:rPr>
      </w:pPr>
      <w:ins w:id="136" w:author="栾 锟" w:date="2021-05-05T21:01:00Z">
        <w:r>
          <w:rPr>
            <w:b/>
            <w:bCs/>
            <w:noProof/>
            <w:szCs w:val="21"/>
          </w:rPr>
          <w:drawing>
            <wp:inline distT="0" distB="0" distL="0" distR="0" wp14:anchorId="66870E3E" wp14:editId="46383B1A">
              <wp:extent cx="3745865" cy="2863850"/>
              <wp:effectExtent l="0" t="0" r="0" b="0"/>
              <wp:docPr id="16" name="图片 16" descr="F:\下载\Flow Chart Dem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下载\Flow Chart Demo (4).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6933"/>
                      <a:stretch/>
                    </pic:blipFill>
                    <pic:spPr bwMode="auto">
                      <a:xfrm>
                        <a:off x="0" y="0"/>
                        <a:ext cx="3775284" cy="2886342"/>
                      </a:xfrm>
                      <a:prstGeom prst="rect">
                        <a:avLst/>
                      </a:prstGeom>
                      <a:noFill/>
                      <a:ln>
                        <a:noFill/>
                      </a:ln>
                      <a:extLst>
                        <a:ext uri="{53640926-AAD7-44D8-BBD7-CCE9431645EC}">
                          <a14:shadowObscured xmlns:a14="http://schemas.microsoft.com/office/drawing/2010/main"/>
                        </a:ext>
                      </a:extLst>
                    </pic:spPr>
                  </pic:pic>
                </a:graphicData>
              </a:graphic>
            </wp:inline>
          </w:drawing>
        </w:r>
      </w:ins>
    </w:p>
    <w:p w14:paraId="3ADC9208" w14:textId="59E34C9F" w:rsidR="00332EC8" w:rsidRDefault="00CB199E">
      <w:pPr>
        <w:spacing w:line="360" w:lineRule="auto"/>
        <w:jc w:val="center"/>
        <w:rPr>
          <w:b/>
          <w:bCs/>
          <w:szCs w:val="21"/>
        </w:rPr>
      </w:pPr>
      <w:commentRangeStart w:id="137"/>
      <w:r>
        <w:rPr>
          <w:b/>
          <w:bCs/>
          <w:szCs w:val="21"/>
        </w:rPr>
        <w:t>图</w:t>
      </w:r>
      <w:r>
        <w:rPr>
          <w:b/>
          <w:bCs/>
          <w:szCs w:val="21"/>
        </w:rPr>
        <w:t>4-</w:t>
      </w:r>
      <w:r w:rsidR="00447E64">
        <w:rPr>
          <w:rFonts w:hint="eastAsia"/>
          <w:b/>
          <w:bCs/>
          <w:szCs w:val="21"/>
        </w:rPr>
        <w:t>5</w:t>
      </w:r>
      <w:r>
        <w:rPr>
          <w:b/>
          <w:bCs/>
          <w:szCs w:val="21"/>
        </w:rPr>
        <w:t xml:space="preserve"> </w:t>
      </w:r>
      <w:r w:rsidR="00BC507A">
        <w:rPr>
          <w:rFonts w:hint="eastAsia"/>
          <w:b/>
          <w:bCs/>
          <w:szCs w:val="21"/>
        </w:rPr>
        <w:t>目录</w:t>
      </w:r>
      <w:r>
        <w:rPr>
          <w:b/>
          <w:bCs/>
          <w:szCs w:val="21"/>
        </w:rPr>
        <w:t>功能流程图</w:t>
      </w:r>
      <w:commentRangeEnd w:id="137"/>
      <w:r>
        <w:rPr>
          <w:rStyle w:val="af6"/>
        </w:rPr>
        <w:commentReference w:id="137"/>
      </w:r>
    </w:p>
    <w:p w14:paraId="0B516559" w14:textId="77777777" w:rsidR="00332EC8" w:rsidRDefault="00332EC8">
      <w:pPr>
        <w:widowControl/>
        <w:jc w:val="left"/>
        <w:rPr>
          <w:b/>
          <w:bCs/>
          <w:szCs w:val="21"/>
        </w:rPr>
      </w:pPr>
      <w:del w:id="138" w:author="栾 锟" w:date="2021-05-05T21:05:00Z">
        <w:r w:rsidDel="00CD1B60">
          <w:rPr>
            <w:b/>
            <w:bCs/>
            <w:szCs w:val="21"/>
          </w:rPr>
          <w:br w:type="page"/>
        </w:r>
      </w:del>
    </w:p>
    <w:p w14:paraId="20758C2A" w14:textId="470D9AE8" w:rsidR="00332EC8" w:rsidRDefault="00CB199E">
      <w:pPr>
        <w:spacing w:line="360" w:lineRule="auto"/>
        <w:ind w:firstLineChars="200" w:firstLine="480"/>
        <w:rPr>
          <w:sz w:val="24"/>
          <w:szCs w:val="24"/>
        </w:rPr>
      </w:pPr>
      <w:r>
        <w:rPr>
          <w:sz w:val="24"/>
          <w:szCs w:val="24"/>
        </w:rPr>
        <w:t>（</w:t>
      </w:r>
      <w:r>
        <w:rPr>
          <w:sz w:val="24"/>
          <w:szCs w:val="24"/>
        </w:rPr>
        <w:t>3</w:t>
      </w:r>
      <w:r>
        <w:rPr>
          <w:sz w:val="24"/>
          <w:szCs w:val="24"/>
        </w:rPr>
        <w:t>）</w:t>
      </w:r>
      <w:r>
        <w:rPr>
          <w:rFonts w:hint="eastAsia"/>
          <w:sz w:val="24"/>
          <w:szCs w:val="24"/>
        </w:rPr>
        <w:t>前后端</w:t>
      </w:r>
      <w:r>
        <w:rPr>
          <w:sz w:val="24"/>
          <w:szCs w:val="24"/>
        </w:rPr>
        <w:t>功能流程图（</w:t>
      </w:r>
      <w:r w:rsidR="00447E64">
        <w:rPr>
          <w:rFonts w:hint="eastAsia"/>
          <w:sz w:val="24"/>
          <w:szCs w:val="24"/>
        </w:rPr>
        <w:t>如</w:t>
      </w:r>
      <w:r>
        <w:rPr>
          <w:sz w:val="24"/>
          <w:szCs w:val="24"/>
        </w:rPr>
        <w:t>图</w:t>
      </w:r>
      <w:r>
        <w:rPr>
          <w:sz w:val="24"/>
          <w:szCs w:val="24"/>
        </w:rPr>
        <w:t>4-6</w:t>
      </w:r>
      <w:r w:rsidR="00447E64">
        <w:rPr>
          <w:sz w:val="24"/>
          <w:szCs w:val="24"/>
        </w:rPr>
        <w:t>所示</w:t>
      </w:r>
      <w:r>
        <w:rPr>
          <w:sz w:val="24"/>
          <w:szCs w:val="24"/>
        </w:rPr>
        <w:t>）：考生</w:t>
      </w:r>
      <w:r>
        <w:rPr>
          <w:rFonts w:hint="eastAsia"/>
          <w:sz w:val="24"/>
          <w:szCs w:val="24"/>
        </w:rPr>
        <w:t>用户</w:t>
      </w:r>
      <w:r>
        <w:rPr>
          <w:sz w:val="24"/>
          <w:szCs w:val="24"/>
        </w:rPr>
        <w:t>通过</w:t>
      </w:r>
      <w:r>
        <w:rPr>
          <w:rFonts w:hint="eastAsia"/>
          <w:sz w:val="24"/>
          <w:szCs w:val="24"/>
        </w:rPr>
        <w:t>前端</w:t>
      </w:r>
      <w:r>
        <w:rPr>
          <w:sz w:val="24"/>
          <w:szCs w:val="24"/>
        </w:rPr>
        <w:t>界面</w:t>
      </w:r>
      <w:r>
        <w:rPr>
          <w:rFonts w:hint="eastAsia"/>
          <w:sz w:val="24"/>
          <w:szCs w:val="24"/>
        </w:rPr>
        <w:t>编写代码通过前端请求将代码发送到服务器进行编译返回报错，输入输入数据传送到后台返回输出数据</w:t>
      </w:r>
    </w:p>
    <w:p w14:paraId="0EAED995" w14:textId="4CA9CFB6" w:rsidR="00DF166E" w:rsidRDefault="00BC507A" w:rsidP="00CD1B60">
      <w:pPr>
        <w:spacing w:line="360" w:lineRule="auto"/>
        <w:ind w:firstLineChars="200" w:firstLine="422"/>
        <w:jc w:val="center"/>
        <w:rPr>
          <w:sz w:val="24"/>
          <w:szCs w:val="24"/>
        </w:rPr>
        <w:pPrChange w:id="139" w:author="栾 锟" w:date="2021-05-05T21:05:00Z">
          <w:pPr>
            <w:spacing w:line="360" w:lineRule="auto"/>
            <w:ind w:firstLineChars="200" w:firstLine="422"/>
          </w:pPr>
        </w:pPrChange>
      </w:pPr>
      <w:r>
        <w:rPr>
          <w:rFonts w:hint="eastAsia"/>
          <w:b/>
          <w:bCs/>
          <w:noProof/>
          <w:szCs w:val="21"/>
        </w:rPr>
        <w:drawing>
          <wp:inline distT="0" distB="0" distL="0" distR="0" wp14:anchorId="0EFB48E7" wp14:editId="7F053336">
            <wp:extent cx="3362248" cy="2921000"/>
            <wp:effectExtent l="0" t="0" r="0" b="0"/>
            <wp:docPr id="11" name="图片 11" descr="F:\下载\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下载\未命名文件 (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11723" cy="2963982"/>
                    </a:xfrm>
                    <a:prstGeom prst="rect">
                      <a:avLst/>
                    </a:prstGeom>
                    <a:noFill/>
                    <a:ln>
                      <a:noFill/>
                    </a:ln>
                  </pic:spPr>
                </pic:pic>
              </a:graphicData>
            </a:graphic>
          </wp:inline>
        </w:drawing>
      </w:r>
    </w:p>
    <w:p w14:paraId="64DDEC7D" w14:textId="26CAB59C" w:rsidR="00DF166E" w:rsidRDefault="00CB199E">
      <w:pPr>
        <w:spacing w:line="360" w:lineRule="auto"/>
        <w:jc w:val="center"/>
        <w:rPr>
          <w:b/>
          <w:bCs/>
          <w:szCs w:val="21"/>
        </w:rPr>
      </w:pPr>
      <w:r>
        <w:rPr>
          <w:b/>
          <w:bCs/>
          <w:szCs w:val="21"/>
        </w:rPr>
        <w:t>图</w:t>
      </w:r>
      <w:r>
        <w:rPr>
          <w:b/>
          <w:bCs/>
          <w:szCs w:val="21"/>
        </w:rPr>
        <w:t>4-</w:t>
      </w:r>
      <w:r w:rsidR="00447E64">
        <w:rPr>
          <w:rFonts w:hint="eastAsia"/>
          <w:b/>
          <w:bCs/>
          <w:szCs w:val="21"/>
        </w:rPr>
        <w:t>6</w:t>
      </w:r>
      <w:r>
        <w:rPr>
          <w:b/>
          <w:bCs/>
          <w:szCs w:val="21"/>
        </w:rPr>
        <w:t xml:space="preserve"> </w:t>
      </w:r>
      <w:r>
        <w:rPr>
          <w:rFonts w:hint="eastAsia"/>
          <w:b/>
          <w:bCs/>
          <w:szCs w:val="21"/>
        </w:rPr>
        <w:t>前后端交互</w:t>
      </w:r>
      <w:r>
        <w:rPr>
          <w:b/>
          <w:bCs/>
          <w:szCs w:val="21"/>
        </w:rPr>
        <w:t>功能流程图</w:t>
      </w:r>
      <w:r>
        <w:rPr>
          <w:b/>
          <w:bCs/>
          <w:szCs w:val="21"/>
        </w:rPr>
        <w:br w:type="page"/>
      </w:r>
    </w:p>
    <w:p w14:paraId="44D9E265" w14:textId="77777777" w:rsidR="00DF166E" w:rsidRDefault="00DF166E">
      <w:pPr>
        <w:spacing w:line="360" w:lineRule="auto"/>
        <w:jc w:val="center"/>
        <w:rPr>
          <w:b/>
          <w:bCs/>
          <w:szCs w:val="21"/>
        </w:rPr>
      </w:pPr>
    </w:p>
    <w:p w14:paraId="75CF0D9C" w14:textId="77777777" w:rsidR="00DF166E" w:rsidRDefault="00CB199E">
      <w:pPr>
        <w:spacing w:line="360" w:lineRule="auto"/>
        <w:jc w:val="center"/>
        <w:outlineLvl w:val="0"/>
        <w:rPr>
          <w:sz w:val="24"/>
          <w:szCs w:val="24"/>
        </w:rPr>
      </w:pPr>
      <w:bookmarkStart w:id="140" w:name="_Toc5959"/>
      <w:r>
        <w:rPr>
          <w:rFonts w:eastAsia="黑体"/>
          <w:sz w:val="32"/>
          <w:szCs w:val="32"/>
        </w:rPr>
        <w:t xml:space="preserve">5 </w:t>
      </w:r>
      <w:r>
        <w:rPr>
          <w:rFonts w:eastAsia="黑体"/>
          <w:sz w:val="32"/>
          <w:szCs w:val="32"/>
        </w:rPr>
        <w:t>系统实现</w:t>
      </w:r>
      <w:bookmarkEnd w:id="140"/>
    </w:p>
    <w:p w14:paraId="234A2078" w14:textId="1A7EC912" w:rsidR="00DF166E" w:rsidRDefault="00CB199E">
      <w:pPr>
        <w:spacing w:line="360" w:lineRule="auto"/>
        <w:jc w:val="left"/>
        <w:outlineLvl w:val="1"/>
        <w:rPr>
          <w:rFonts w:ascii="黑体" w:eastAsia="黑体" w:hAnsi="黑体" w:cs="黑体"/>
          <w:sz w:val="28"/>
          <w:szCs w:val="32"/>
        </w:rPr>
      </w:pPr>
      <w:bookmarkStart w:id="141" w:name="_Toc14314"/>
      <w:r>
        <w:rPr>
          <w:rFonts w:ascii="黑体" w:eastAsia="黑体" w:hAnsi="黑体" w:cs="黑体" w:hint="eastAsia"/>
          <w:sz w:val="28"/>
          <w:szCs w:val="32"/>
        </w:rPr>
        <w:t xml:space="preserve">5.1 </w:t>
      </w:r>
      <w:bookmarkEnd w:id="141"/>
      <w:proofErr w:type="spellStart"/>
      <w:r w:rsidR="00DD1B76">
        <w:rPr>
          <w:rFonts w:ascii="黑体" w:eastAsia="黑体" w:hAnsi="黑体" w:cs="黑体" w:hint="eastAsia"/>
          <w:sz w:val="28"/>
          <w:szCs w:val="32"/>
        </w:rPr>
        <w:t>u</w:t>
      </w:r>
      <w:r w:rsidR="00DD1B76">
        <w:rPr>
          <w:rFonts w:ascii="黑体" w:eastAsia="黑体" w:hAnsi="黑体" w:cs="黑体"/>
          <w:sz w:val="28"/>
          <w:szCs w:val="32"/>
        </w:rPr>
        <w:t>ni</w:t>
      </w:r>
      <w:proofErr w:type="spellEnd"/>
      <w:r w:rsidR="00DD1B76">
        <w:rPr>
          <w:rFonts w:ascii="黑体" w:eastAsia="黑体" w:hAnsi="黑体" w:cs="黑体"/>
          <w:sz w:val="28"/>
          <w:szCs w:val="32"/>
        </w:rPr>
        <w:t xml:space="preserve">-app </w:t>
      </w:r>
      <w:r w:rsidR="00DD1B76">
        <w:rPr>
          <w:rFonts w:ascii="黑体" w:eastAsia="黑体" w:hAnsi="黑体" w:cs="黑体" w:hint="eastAsia"/>
          <w:sz w:val="28"/>
          <w:szCs w:val="32"/>
        </w:rPr>
        <w:t>与Flask交互实现</w:t>
      </w:r>
    </w:p>
    <w:p w14:paraId="0CF47EE0" w14:textId="630FDD0C" w:rsidR="00DD1B76" w:rsidRPr="00447E64" w:rsidRDefault="00DD1B76" w:rsidP="00447E64">
      <w:pPr>
        <w:spacing w:line="360" w:lineRule="auto"/>
        <w:ind w:firstLineChars="200" w:firstLine="480"/>
        <w:jc w:val="left"/>
        <w:outlineLvl w:val="2"/>
        <w:rPr>
          <w:rFonts w:ascii="黑体" w:eastAsia="黑体" w:hAnsi="黑体" w:cs="黑体"/>
          <w:sz w:val="24"/>
          <w:szCs w:val="32"/>
        </w:rPr>
      </w:pPr>
      <w:r w:rsidRPr="00447E64">
        <w:rPr>
          <w:rFonts w:ascii="黑体" w:eastAsia="黑体" w:hAnsi="黑体" w:cs="黑体"/>
          <w:sz w:val="24"/>
          <w:szCs w:val="32"/>
        </w:rPr>
        <w:t xml:space="preserve">5.1.1 </w:t>
      </w:r>
      <w:r w:rsidRPr="00447E64">
        <w:rPr>
          <w:rFonts w:ascii="黑体" w:eastAsia="黑体" w:hAnsi="黑体" w:cs="黑体" w:hint="eastAsia"/>
          <w:sz w:val="24"/>
          <w:szCs w:val="32"/>
        </w:rPr>
        <w:t>问题</w:t>
      </w:r>
      <w:r w:rsidR="00D1208B" w:rsidRPr="00447E64">
        <w:rPr>
          <w:rFonts w:ascii="黑体" w:eastAsia="黑体" w:hAnsi="黑体" w:cs="黑体" w:hint="eastAsia"/>
          <w:sz w:val="24"/>
          <w:szCs w:val="32"/>
        </w:rPr>
        <w:t>背景</w:t>
      </w:r>
    </w:p>
    <w:p w14:paraId="2A8CDE83" w14:textId="3D5368FB" w:rsidR="00976DAD" w:rsidRPr="006847BD" w:rsidRDefault="00DD1B76" w:rsidP="00DD1B76">
      <w:pPr>
        <w:spacing w:line="360" w:lineRule="auto"/>
        <w:outlineLvl w:val="2"/>
        <w:rPr>
          <w:rFonts w:ascii="黑体" w:eastAsia="黑体" w:hAnsi="黑体" w:cs="黑体"/>
          <w:sz w:val="24"/>
          <w:szCs w:val="32"/>
        </w:rPr>
      </w:pPr>
      <w:r w:rsidRPr="006847BD">
        <w:rPr>
          <w:rFonts w:eastAsia="黑体"/>
          <w:sz w:val="24"/>
          <w:szCs w:val="24"/>
        </w:rPr>
        <w:tab/>
      </w:r>
      <w:r w:rsidRPr="006847BD">
        <w:rPr>
          <w:sz w:val="24"/>
          <w:szCs w:val="24"/>
        </w:rPr>
        <w:t>在</w:t>
      </w:r>
      <w:proofErr w:type="spellStart"/>
      <w:r w:rsidRPr="006847BD">
        <w:rPr>
          <w:sz w:val="24"/>
          <w:szCs w:val="24"/>
        </w:rPr>
        <w:t>uni</w:t>
      </w:r>
      <w:proofErr w:type="spellEnd"/>
      <w:r w:rsidRPr="006847BD">
        <w:rPr>
          <w:sz w:val="24"/>
          <w:szCs w:val="24"/>
        </w:rPr>
        <w:t>-app</w:t>
      </w:r>
      <w:r w:rsidRPr="006847BD">
        <w:rPr>
          <w:sz w:val="24"/>
          <w:szCs w:val="24"/>
        </w:rPr>
        <w:t>中，</w:t>
      </w:r>
      <w:proofErr w:type="spellStart"/>
      <w:r w:rsidRPr="006847BD">
        <w:rPr>
          <w:sz w:val="24"/>
          <w:szCs w:val="24"/>
        </w:rPr>
        <w:t>uni.request</w:t>
      </w:r>
      <w:proofErr w:type="spellEnd"/>
      <w:r w:rsidRPr="006847BD">
        <w:rPr>
          <w:sz w:val="24"/>
          <w:szCs w:val="24"/>
        </w:rPr>
        <w:t>等许多接口都是异步</w:t>
      </w:r>
      <w:ins w:id="142" w:author="栾 锟" w:date="2021-05-05T22:14:00Z">
        <w:r w:rsidR="00CA54F5">
          <w:rPr>
            <w:rFonts w:hint="eastAsia"/>
            <w:sz w:val="24"/>
            <w:szCs w:val="24"/>
            <w:vertAlign w:val="superscript"/>
          </w:rPr>
          <w:t>[</w:t>
        </w:r>
        <w:r w:rsidR="00CA54F5">
          <w:rPr>
            <w:sz w:val="24"/>
            <w:szCs w:val="24"/>
            <w:vertAlign w:val="superscript"/>
          </w:rPr>
          <w:t>9]</w:t>
        </w:r>
      </w:ins>
      <w:r w:rsidRPr="006847BD">
        <w:rPr>
          <w:sz w:val="24"/>
          <w:szCs w:val="24"/>
        </w:rPr>
        <w:t>的，直接使用可能会导致页面渲染完毕时，数据还未成功获取的情况，</w:t>
      </w:r>
      <w:r w:rsidR="00D1208B" w:rsidRPr="006847BD">
        <w:rPr>
          <w:sz w:val="24"/>
          <w:szCs w:val="24"/>
        </w:rPr>
        <w:t>无论是登录验证与注册申请，还是编译环节的代码提交与报</w:t>
      </w:r>
      <w:proofErr w:type="gramStart"/>
      <w:r w:rsidR="00D1208B" w:rsidRPr="006847BD">
        <w:rPr>
          <w:sz w:val="24"/>
          <w:szCs w:val="24"/>
        </w:rPr>
        <w:t>错信息</w:t>
      </w:r>
      <w:proofErr w:type="gramEnd"/>
      <w:r w:rsidR="00D1208B" w:rsidRPr="006847BD">
        <w:rPr>
          <w:sz w:val="24"/>
          <w:szCs w:val="24"/>
        </w:rPr>
        <w:t>接收，都依赖于同步请求</w:t>
      </w:r>
      <w:r w:rsidR="006847BD">
        <w:rPr>
          <w:rFonts w:hint="eastAsia"/>
          <w:sz w:val="24"/>
          <w:szCs w:val="24"/>
        </w:rPr>
        <w:t>。</w:t>
      </w:r>
      <w:r w:rsidR="00D1208B" w:rsidRPr="006847BD">
        <w:rPr>
          <w:sz w:val="24"/>
          <w:szCs w:val="24"/>
        </w:rPr>
        <w:t>因此</w:t>
      </w:r>
      <w:r w:rsidR="006847BD">
        <w:rPr>
          <w:rFonts w:hint="eastAsia"/>
          <w:sz w:val="24"/>
          <w:szCs w:val="24"/>
        </w:rPr>
        <w:t>，</w:t>
      </w:r>
      <w:r w:rsidR="00D1208B" w:rsidRPr="006847BD">
        <w:rPr>
          <w:sz w:val="24"/>
          <w:szCs w:val="24"/>
        </w:rPr>
        <w:t>必须将原有的异步请求转为同步方式</w:t>
      </w:r>
      <w:ins w:id="143" w:author="栾 锟" w:date="2021-05-05T22:16:00Z">
        <w:r w:rsidR="00CA54F5">
          <w:rPr>
            <w:sz w:val="24"/>
            <w:szCs w:val="24"/>
            <w:vertAlign w:val="superscript"/>
          </w:rPr>
          <w:t>[10]</w:t>
        </w:r>
      </w:ins>
      <w:r w:rsidR="006847BD">
        <w:rPr>
          <w:rFonts w:ascii="黑体" w:eastAsia="黑体" w:hAnsi="黑体" w:cs="黑体" w:hint="eastAsia"/>
          <w:sz w:val="24"/>
          <w:szCs w:val="32"/>
        </w:rPr>
        <w:t>。</w:t>
      </w:r>
    </w:p>
    <w:p w14:paraId="49C4BBA4" w14:textId="76474CBC" w:rsidR="00D1208B" w:rsidRPr="00447E64" w:rsidRDefault="00D1208B" w:rsidP="00447E64">
      <w:pPr>
        <w:spacing w:line="360" w:lineRule="auto"/>
        <w:ind w:firstLineChars="200" w:firstLine="480"/>
        <w:jc w:val="left"/>
        <w:outlineLvl w:val="2"/>
        <w:rPr>
          <w:rFonts w:ascii="黑体" w:eastAsia="黑体" w:hAnsi="黑体" w:cs="黑体"/>
          <w:sz w:val="24"/>
          <w:szCs w:val="32"/>
        </w:rPr>
      </w:pPr>
      <w:r w:rsidRPr="00447E64">
        <w:rPr>
          <w:rFonts w:ascii="黑体" w:eastAsia="黑体" w:hAnsi="黑体" w:cs="黑体" w:hint="eastAsia"/>
          <w:sz w:val="24"/>
          <w:szCs w:val="32"/>
        </w:rPr>
        <w:t>5</w:t>
      </w:r>
      <w:r w:rsidRPr="00447E64">
        <w:rPr>
          <w:rFonts w:ascii="黑体" w:eastAsia="黑体" w:hAnsi="黑体" w:cs="黑体"/>
          <w:sz w:val="24"/>
          <w:szCs w:val="32"/>
        </w:rPr>
        <w:t xml:space="preserve">.1.2 </w:t>
      </w:r>
      <w:r w:rsidRPr="00447E64">
        <w:rPr>
          <w:rFonts w:ascii="黑体" w:eastAsia="黑体" w:hAnsi="黑体" w:cs="黑体" w:hint="eastAsia"/>
          <w:sz w:val="24"/>
          <w:szCs w:val="32"/>
        </w:rPr>
        <w:t>解决方法</w:t>
      </w:r>
    </w:p>
    <w:p w14:paraId="18D3C3FF" w14:textId="01F862A1" w:rsidR="00582B06" w:rsidRDefault="00CB199E">
      <w:pPr>
        <w:spacing w:line="360" w:lineRule="auto"/>
        <w:jc w:val="left"/>
        <w:rPr>
          <w:sz w:val="24"/>
          <w:szCs w:val="28"/>
        </w:rPr>
      </w:pPr>
      <w:r>
        <w:rPr>
          <w:rFonts w:hint="eastAsia"/>
          <w:sz w:val="24"/>
          <w:szCs w:val="28"/>
        </w:rPr>
        <w:t xml:space="preserve">  </w:t>
      </w:r>
      <w:r w:rsidR="00D1208B">
        <w:rPr>
          <w:sz w:val="24"/>
          <w:szCs w:val="28"/>
        </w:rPr>
        <w:tab/>
      </w:r>
      <w:r w:rsidR="00D1208B">
        <w:rPr>
          <w:rFonts w:hint="eastAsia"/>
          <w:sz w:val="24"/>
          <w:szCs w:val="28"/>
        </w:rPr>
        <w:t>基于</w:t>
      </w:r>
      <w:r w:rsidR="00582B06">
        <w:rPr>
          <w:rFonts w:hint="eastAsia"/>
          <w:sz w:val="24"/>
          <w:szCs w:val="28"/>
        </w:rPr>
        <w:t>状态机原理通过使用</w:t>
      </w:r>
      <w:r w:rsidR="00582B06">
        <w:rPr>
          <w:rFonts w:hint="eastAsia"/>
          <w:sz w:val="24"/>
          <w:szCs w:val="28"/>
        </w:rPr>
        <w:t>Ty</w:t>
      </w:r>
      <w:r w:rsidR="00582B06">
        <w:rPr>
          <w:sz w:val="24"/>
          <w:szCs w:val="28"/>
        </w:rPr>
        <w:t>pescript</w:t>
      </w:r>
      <w:r w:rsidR="00582B06">
        <w:rPr>
          <w:rFonts w:hint="eastAsia"/>
          <w:sz w:val="24"/>
          <w:szCs w:val="28"/>
        </w:rPr>
        <w:t>的</w:t>
      </w:r>
      <w:r w:rsidR="00582B06">
        <w:rPr>
          <w:rFonts w:hint="eastAsia"/>
          <w:sz w:val="24"/>
          <w:szCs w:val="28"/>
        </w:rPr>
        <w:t>promise</w:t>
      </w:r>
      <w:r w:rsidR="004E2A1D">
        <w:rPr>
          <w:rFonts w:hint="eastAsia"/>
          <w:sz w:val="24"/>
          <w:szCs w:val="28"/>
          <w:vertAlign w:val="superscript"/>
        </w:rPr>
        <w:t>[</w:t>
      </w:r>
      <w:ins w:id="144" w:author="栾 锟" w:date="2021-05-05T22:14:00Z">
        <w:r w:rsidR="00CA54F5">
          <w:rPr>
            <w:sz w:val="24"/>
            <w:szCs w:val="28"/>
            <w:vertAlign w:val="superscript"/>
          </w:rPr>
          <w:t>1</w:t>
        </w:r>
      </w:ins>
      <w:ins w:id="145" w:author="栾 锟" w:date="2021-05-05T22:16:00Z">
        <w:r w:rsidR="00CA54F5">
          <w:rPr>
            <w:sz w:val="24"/>
            <w:szCs w:val="28"/>
            <w:vertAlign w:val="superscript"/>
          </w:rPr>
          <w:t>1</w:t>
        </w:r>
      </w:ins>
      <w:del w:id="146" w:author="栾 锟" w:date="2021-05-05T22:14:00Z">
        <w:r w:rsidR="004E2A1D" w:rsidDel="00CA54F5">
          <w:rPr>
            <w:sz w:val="24"/>
            <w:szCs w:val="28"/>
            <w:vertAlign w:val="superscript"/>
          </w:rPr>
          <w:delText>9</w:delText>
        </w:r>
      </w:del>
      <w:r w:rsidR="004E2A1D">
        <w:rPr>
          <w:sz w:val="24"/>
          <w:szCs w:val="28"/>
          <w:vertAlign w:val="superscript"/>
        </w:rPr>
        <w:t>]</w:t>
      </w:r>
      <w:proofErr w:type="gramStart"/>
      <w:r w:rsidR="00582B06">
        <w:rPr>
          <w:rFonts w:hint="eastAsia"/>
          <w:sz w:val="24"/>
          <w:szCs w:val="28"/>
        </w:rPr>
        <w:t>类结合</w:t>
      </w:r>
      <w:proofErr w:type="gramEnd"/>
      <w:r w:rsidR="00582B06">
        <w:rPr>
          <w:rFonts w:hint="eastAsia"/>
          <w:sz w:val="24"/>
          <w:szCs w:val="28"/>
        </w:rPr>
        <w:t xml:space="preserve"> asy</w:t>
      </w:r>
      <w:r w:rsidR="00582B06">
        <w:rPr>
          <w:sz w:val="24"/>
          <w:szCs w:val="28"/>
        </w:rPr>
        <w:t>nc</w:t>
      </w:r>
      <w:r w:rsidR="004E2A1D">
        <w:rPr>
          <w:sz w:val="24"/>
          <w:szCs w:val="28"/>
          <w:vertAlign w:val="superscript"/>
        </w:rPr>
        <w:t>[</w:t>
      </w:r>
      <w:ins w:id="147" w:author="栾 锟" w:date="2021-05-05T22:14:00Z">
        <w:r w:rsidR="00CA54F5">
          <w:rPr>
            <w:sz w:val="24"/>
            <w:szCs w:val="28"/>
            <w:vertAlign w:val="superscript"/>
          </w:rPr>
          <w:t>1</w:t>
        </w:r>
      </w:ins>
      <w:ins w:id="148" w:author="栾 锟" w:date="2021-05-05T22:16:00Z">
        <w:r w:rsidR="00CA54F5">
          <w:rPr>
            <w:sz w:val="24"/>
            <w:szCs w:val="28"/>
            <w:vertAlign w:val="superscript"/>
          </w:rPr>
          <w:t>2</w:t>
        </w:r>
      </w:ins>
      <w:del w:id="149" w:author="栾 锟" w:date="2021-05-05T22:14:00Z">
        <w:r w:rsidR="004E2A1D" w:rsidDel="00CA54F5">
          <w:rPr>
            <w:sz w:val="24"/>
            <w:szCs w:val="28"/>
            <w:vertAlign w:val="superscript"/>
          </w:rPr>
          <w:delText>10</w:delText>
        </w:r>
      </w:del>
      <w:r w:rsidR="004E2A1D">
        <w:rPr>
          <w:sz w:val="24"/>
          <w:szCs w:val="28"/>
          <w:vertAlign w:val="superscript"/>
        </w:rPr>
        <w:t>]</w:t>
      </w:r>
      <w:r w:rsidR="00582B06">
        <w:rPr>
          <w:sz w:val="24"/>
          <w:szCs w:val="28"/>
        </w:rPr>
        <w:t xml:space="preserve"> </w:t>
      </w:r>
      <w:r w:rsidR="00582B06">
        <w:rPr>
          <w:rFonts w:hint="eastAsia"/>
          <w:sz w:val="24"/>
          <w:szCs w:val="28"/>
        </w:rPr>
        <w:t>和</w:t>
      </w:r>
      <w:r w:rsidR="00582B06">
        <w:rPr>
          <w:rFonts w:hint="eastAsia"/>
          <w:sz w:val="24"/>
          <w:szCs w:val="28"/>
        </w:rPr>
        <w:t xml:space="preserve"> await</w:t>
      </w:r>
      <w:r w:rsidR="00582B06">
        <w:rPr>
          <w:rFonts w:hint="eastAsia"/>
          <w:sz w:val="24"/>
          <w:szCs w:val="28"/>
        </w:rPr>
        <w:t>来使异步函数同步化</w:t>
      </w:r>
      <w:del w:id="150" w:author="thinkpad" w:date="2021-05-05T00:22:00Z">
        <w:r w:rsidR="006847BD" w:rsidDel="006847BD">
          <w:rPr>
            <w:rFonts w:hint="eastAsia"/>
            <w:sz w:val="24"/>
            <w:szCs w:val="28"/>
          </w:rPr>
          <w:delText xml:space="preserve"> </w:delText>
        </w:r>
      </w:del>
      <w:ins w:id="151" w:author="thinkpad" w:date="2021-05-05T00:22:00Z">
        <w:r w:rsidR="006847BD">
          <w:rPr>
            <w:rFonts w:hint="eastAsia"/>
            <w:sz w:val="24"/>
            <w:szCs w:val="28"/>
          </w:rPr>
          <w:t>，</w:t>
        </w:r>
        <w:r w:rsidR="006847BD" w:rsidRPr="006847BD">
          <w:rPr>
            <w:rFonts w:hint="eastAsia"/>
            <w:sz w:val="24"/>
            <w:szCs w:val="28"/>
          </w:rPr>
          <w:t>用户登录系统功能流程图，如图</w:t>
        </w:r>
        <w:r w:rsidR="006847BD" w:rsidRPr="006847BD">
          <w:rPr>
            <w:rFonts w:hint="eastAsia"/>
            <w:sz w:val="24"/>
            <w:szCs w:val="28"/>
          </w:rPr>
          <w:t>5-1</w:t>
        </w:r>
        <w:r w:rsidR="006847BD" w:rsidRPr="006847BD">
          <w:rPr>
            <w:rFonts w:hint="eastAsia"/>
            <w:sz w:val="24"/>
            <w:szCs w:val="28"/>
          </w:rPr>
          <w:t>所示。</w:t>
        </w:r>
      </w:ins>
    </w:p>
    <w:p w14:paraId="6DCC6CBD" w14:textId="4A3CCEB8" w:rsidR="00DF166E" w:rsidRDefault="00582B06" w:rsidP="00752CBE">
      <w:pPr>
        <w:spacing w:line="360" w:lineRule="auto"/>
        <w:jc w:val="center"/>
        <w:rPr>
          <w:sz w:val="24"/>
          <w:szCs w:val="28"/>
        </w:rPr>
      </w:pPr>
      <w:del w:id="152" w:author="栾 锟" w:date="2021-05-05T21:06:00Z">
        <w:r w:rsidDel="00CD1B60">
          <w:rPr>
            <w:noProof/>
            <w:sz w:val="24"/>
            <w:szCs w:val="28"/>
          </w:rPr>
          <w:drawing>
            <wp:inline distT="0" distB="0" distL="0" distR="0" wp14:anchorId="1AC4B5C7" wp14:editId="30CDDDB1">
              <wp:extent cx="2218263" cy="3600000"/>
              <wp:effectExtent l="0" t="0" r="0" b="0"/>
              <wp:docPr id="7" name="图片 7" descr="F:\下载\Flow Chart Dem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下载\Flow Chart Demo (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18263" cy="3600000"/>
                      </a:xfrm>
                      <a:prstGeom prst="rect">
                        <a:avLst/>
                      </a:prstGeom>
                      <a:noFill/>
                      <a:ln>
                        <a:noFill/>
                      </a:ln>
                    </pic:spPr>
                  </pic:pic>
                </a:graphicData>
              </a:graphic>
            </wp:inline>
          </w:drawing>
        </w:r>
      </w:del>
      <w:ins w:id="153" w:author="栾 锟" w:date="2021-05-05T21:07:00Z">
        <w:r w:rsidR="00CD1B60">
          <w:rPr>
            <w:noProof/>
            <w:sz w:val="24"/>
            <w:szCs w:val="28"/>
          </w:rPr>
          <w:drawing>
            <wp:inline distT="0" distB="0" distL="0" distR="0" wp14:anchorId="28855194" wp14:editId="1A2E3353">
              <wp:extent cx="3098800" cy="5029015"/>
              <wp:effectExtent l="0" t="0" r="0" b="0"/>
              <wp:docPr id="18" name="图片 18" descr="F:\下载\Flow Chart Dem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下载\Flow Chart Demo (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3654" cy="5101809"/>
                      </a:xfrm>
                      <a:prstGeom prst="rect">
                        <a:avLst/>
                      </a:prstGeom>
                      <a:noFill/>
                      <a:ln>
                        <a:noFill/>
                      </a:ln>
                    </pic:spPr>
                  </pic:pic>
                </a:graphicData>
              </a:graphic>
            </wp:inline>
          </w:drawing>
        </w:r>
      </w:ins>
    </w:p>
    <w:p w14:paraId="101CC8A5" w14:textId="5FAB3FF7" w:rsidR="00752CBE" w:rsidRPr="00752CBE" w:rsidRDefault="00752CBE" w:rsidP="00752CBE">
      <w:pPr>
        <w:spacing w:line="360" w:lineRule="auto"/>
        <w:jc w:val="center"/>
        <w:rPr>
          <w:b/>
          <w:bCs/>
          <w:szCs w:val="21"/>
        </w:rPr>
      </w:pPr>
      <w:r>
        <w:rPr>
          <w:b/>
          <w:bCs/>
          <w:szCs w:val="21"/>
        </w:rPr>
        <w:t>图</w:t>
      </w:r>
      <w:r>
        <w:rPr>
          <w:b/>
          <w:bCs/>
          <w:szCs w:val="21"/>
        </w:rPr>
        <w:t>5-</w:t>
      </w:r>
      <w:r>
        <w:rPr>
          <w:rFonts w:hint="eastAsia"/>
          <w:b/>
          <w:bCs/>
          <w:szCs w:val="21"/>
        </w:rPr>
        <w:t>1</w:t>
      </w:r>
      <w:r>
        <w:rPr>
          <w:b/>
          <w:bCs/>
          <w:szCs w:val="21"/>
        </w:rPr>
        <w:t xml:space="preserve"> </w:t>
      </w:r>
      <w:r>
        <w:rPr>
          <w:rFonts w:hint="eastAsia"/>
          <w:b/>
          <w:bCs/>
          <w:szCs w:val="21"/>
        </w:rPr>
        <w:t>用户登录</w:t>
      </w:r>
      <w:r>
        <w:rPr>
          <w:b/>
          <w:bCs/>
          <w:szCs w:val="21"/>
        </w:rPr>
        <w:t>系统功能流程图</w:t>
      </w:r>
      <w:commentRangeStart w:id="154"/>
      <w:commentRangeEnd w:id="154"/>
      <w:r>
        <w:rPr>
          <w:rStyle w:val="af6"/>
        </w:rPr>
        <w:commentReference w:id="154"/>
      </w:r>
    </w:p>
    <w:p w14:paraId="68E74A54" w14:textId="22E89BCD" w:rsidR="00081691" w:rsidRDefault="00081691">
      <w:pPr>
        <w:spacing w:line="360" w:lineRule="auto"/>
        <w:jc w:val="left"/>
        <w:rPr>
          <w:sz w:val="24"/>
          <w:szCs w:val="28"/>
        </w:rPr>
      </w:pPr>
      <w:r>
        <w:rPr>
          <w:rFonts w:hint="eastAsia"/>
          <w:sz w:val="24"/>
          <w:szCs w:val="28"/>
        </w:rPr>
        <w:lastRenderedPageBreak/>
        <w:t>实例代码：</w:t>
      </w:r>
    </w:p>
    <w:p w14:paraId="46EB2472" w14:textId="77777777" w:rsidR="00081691" w:rsidRPr="00081691" w:rsidRDefault="00081691" w:rsidP="00081691">
      <w:pPr>
        <w:spacing w:line="360" w:lineRule="auto"/>
        <w:jc w:val="left"/>
        <w:rPr>
          <w:sz w:val="24"/>
          <w:szCs w:val="28"/>
        </w:rPr>
      </w:pPr>
      <w:r w:rsidRPr="00081691">
        <w:rPr>
          <w:sz w:val="24"/>
          <w:szCs w:val="28"/>
        </w:rPr>
        <w:t>public async register(</w:t>
      </w:r>
      <w:proofErr w:type="spellStart"/>
      <w:proofErr w:type="gramStart"/>
      <w:r w:rsidRPr="00081691">
        <w:rPr>
          <w:sz w:val="24"/>
          <w:szCs w:val="28"/>
        </w:rPr>
        <w:t>username:string</w:t>
      </w:r>
      <w:proofErr w:type="gramEnd"/>
      <w:r w:rsidRPr="00081691">
        <w:rPr>
          <w:sz w:val="24"/>
          <w:szCs w:val="28"/>
        </w:rPr>
        <w:t>,Password:string</w:t>
      </w:r>
      <w:proofErr w:type="spellEnd"/>
      <w:r w:rsidRPr="00081691">
        <w:rPr>
          <w:sz w:val="24"/>
          <w:szCs w:val="28"/>
        </w:rPr>
        <w:t>):Promise&lt;Boolean&gt;{</w:t>
      </w:r>
    </w:p>
    <w:p w14:paraId="0C1395BC" w14:textId="18641AC5" w:rsidR="00081691" w:rsidRPr="00081691" w:rsidRDefault="00081691" w:rsidP="00081691">
      <w:pPr>
        <w:spacing w:line="360" w:lineRule="auto"/>
        <w:jc w:val="left"/>
        <w:rPr>
          <w:sz w:val="24"/>
          <w:szCs w:val="28"/>
        </w:rPr>
      </w:pPr>
      <w:r w:rsidRPr="00081691">
        <w:rPr>
          <w:sz w:val="24"/>
          <w:szCs w:val="28"/>
        </w:rPr>
        <w:tab/>
      </w:r>
      <w:r w:rsidRPr="00081691">
        <w:rPr>
          <w:sz w:val="24"/>
          <w:szCs w:val="28"/>
        </w:rPr>
        <w:tab/>
      </w:r>
      <w:r w:rsidRPr="00081691">
        <w:rPr>
          <w:sz w:val="24"/>
          <w:szCs w:val="28"/>
        </w:rPr>
        <w:tab/>
      </w:r>
      <w:r>
        <w:rPr>
          <w:rFonts w:hint="eastAsia"/>
          <w:sz w:val="24"/>
          <w:szCs w:val="28"/>
        </w:rPr>
        <w:t>···</w:t>
      </w:r>
    </w:p>
    <w:p w14:paraId="666409E9" w14:textId="77777777" w:rsidR="00081691" w:rsidRPr="00081691" w:rsidRDefault="00081691" w:rsidP="00081691">
      <w:pPr>
        <w:spacing w:line="360" w:lineRule="auto"/>
        <w:jc w:val="left"/>
        <w:rPr>
          <w:sz w:val="24"/>
          <w:szCs w:val="28"/>
        </w:rPr>
      </w:pPr>
      <w:r w:rsidRPr="00081691">
        <w:rPr>
          <w:sz w:val="24"/>
          <w:szCs w:val="28"/>
        </w:rPr>
        <w:tab/>
      </w:r>
      <w:r w:rsidRPr="00081691">
        <w:rPr>
          <w:sz w:val="24"/>
          <w:szCs w:val="28"/>
        </w:rPr>
        <w:tab/>
      </w:r>
      <w:r w:rsidRPr="00081691">
        <w:rPr>
          <w:sz w:val="24"/>
          <w:szCs w:val="28"/>
        </w:rPr>
        <w:tab/>
        <w:t xml:space="preserve">return await </w:t>
      </w:r>
      <w:proofErr w:type="spellStart"/>
      <w:proofErr w:type="gramStart"/>
      <w:r w:rsidRPr="00081691">
        <w:rPr>
          <w:sz w:val="24"/>
          <w:szCs w:val="28"/>
        </w:rPr>
        <w:t>this.userexist</w:t>
      </w:r>
      <w:proofErr w:type="spellEnd"/>
      <w:proofErr w:type="gramEnd"/>
      <w:r w:rsidRPr="00081691">
        <w:rPr>
          <w:sz w:val="24"/>
          <w:szCs w:val="28"/>
        </w:rPr>
        <w:t>()!=true;</w:t>
      </w:r>
    </w:p>
    <w:p w14:paraId="50ADD493" w14:textId="5363C172" w:rsidR="00081691" w:rsidRDefault="00081691" w:rsidP="00081691">
      <w:pPr>
        <w:spacing w:line="360" w:lineRule="auto"/>
        <w:jc w:val="left"/>
        <w:rPr>
          <w:sz w:val="24"/>
          <w:szCs w:val="28"/>
        </w:rPr>
      </w:pPr>
      <w:r w:rsidRPr="00081691">
        <w:rPr>
          <w:sz w:val="24"/>
          <w:szCs w:val="28"/>
        </w:rPr>
        <w:t>}</w:t>
      </w:r>
    </w:p>
    <w:p w14:paraId="059C5586" w14:textId="318B33A0" w:rsidR="00081691" w:rsidRDefault="00081691" w:rsidP="00081691">
      <w:pPr>
        <w:spacing w:line="360" w:lineRule="auto"/>
        <w:jc w:val="left"/>
        <w:rPr>
          <w:sz w:val="24"/>
          <w:szCs w:val="28"/>
        </w:rPr>
      </w:pPr>
      <w:r w:rsidRPr="00081691">
        <w:rPr>
          <w:sz w:val="24"/>
          <w:szCs w:val="28"/>
        </w:rPr>
        <w:t xml:space="preserve">public async </w:t>
      </w:r>
      <w:proofErr w:type="spellStart"/>
      <w:r w:rsidRPr="00081691">
        <w:rPr>
          <w:sz w:val="24"/>
          <w:szCs w:val="28"/>
        </w:rPr>
        <w:t>userexist</w:t>
      </w:r>
      <w:proofErr w:type="spellEnd"/>
      <w:r w:rsidRPr="00081691">
        <w:rPr>
          <w:sz w:val="24"/>
          <w:szCs w:val="28"/>
        </w:rPr>
        <w:t>(</w:t>
      </w:r>
      <w:proofErr w:type="gramStart"/>
      <w:r w:rsidRPr="00081691">
        <w:rPr>
          <w:sz w:val="24"/>
          <w:szCs w:val="28"/>
        </w:rPr>
        <w:t>):Promise</w:t>
      </w:r>
      <w:proofErr w:type="gramEnd"/>
      <w:r w:rsidRPr="00081691">
        <w:rPr>
          <w:sz w:val="24"/>
          <w:szCs w:val="28"/>
        </w:rPr>
        <w:t>&lt;Boolean&gt;{</w:t>
      </w:r>
    </w:p>
    <w:p w14:paraId="44484D2D" w14:textId="7011403A" w:rsidR="00081691" w:rsidRPr="00081691" w:rsidRDefault="00081691" w:rsidP="00081691">
      <w:pPr>
        <w:spacing w:line="360" w:lineRule="auto"/>
        <w:jc w:val="left"/>
        <w:rPr>
          <w:sz w:val="24"/>
          <w:szCs w:val="28"/>
        </w:rPr>
      </w:pPr>
      <w:r>
        <w:rPr>
          <w:sz w:val="24"/>
          <w:szCs w:val="28"/>
        </w:rPr>
        <w:tab/>
      </w:r>
      <w:r>
        <w:rPr>
          <w:sz w:val="24"/>
          <w:szCs w:val="28"/>
        </w:rPr>
        <w:tab/>
      </w:r>
      <w:r>
        <w:rPr>
          <w:sz w:val="24"/>
          <w:szCs w:val="28"/>
        </w:rPr>
        <w:tab/>
      </w:r>
      <w:r>
        <w:rPr>
          <w:rFonts w:hint="eastAsia"/>
          <w:sz w:val="24"/>
          <w:szCs w:val="28"/>
        </w:rPr>
        <w:t>···</w:t>
      </w:r>
    </w:p>
    <w:p w14:paraId="5989AB67" w14:textId="77777777" w:rsidR="00081691" w:rsidRPr="00081691" w:rsidRDefault="00081691" w:rsidP="00081691">
      <w:pPr>
        <w:spacing w:line="360" w:lineRule="auto"/>
        <w:jc w:val="left"/>
        <w:rPr>
          <w:sz w:val="24"/>
          <w:szCs w:val="28"/>
        </w:rPr>
      </w:pPr>
      <w:r w:rsidRPr="00081691">
        <w:rPr>
          <w:sz w:val="24"/>
          <w:szCs w:val="28"/>
        </w:rPr>
        <w:tab/>
      </w:r>
      <w:r w:rsidRPr="00081691">
        <w:rPr>
          <w:sz w:val="24"/>
          <w:szCs w:val="28"/>
        </w:rPr>
        <w:tab/>
      </w:r>
      <w:r w:rsidRPr="00081691">
        <w:rPr>
          <w:sz w:val="24"/>
          <w:szCs w:val="28"/>
        </w:rPr>
        <w:tab/>
        <w:t xml:space="preserve">return new </w:t>
      </w:r>
      <w:proofErr w:type="gramStart"/>
      <w:r w:rsidRPr="00081691">
        <w:rPr>
          <w:sz w:val="24"/>
          <w:szCs w:val="28"/>
        </w:rPr>
        <w:t>Promise(</w:t>
      </w:r>
      <w:proofErr w:type="gramEnd"/>
      <w:r w:rsidRPr="00081691">
        <w:rPr>
          <w:sz w:val="24"/>
          <w:szCs w:val="28"/>
        </w:rPr>
        <w:t>(resolve, reject) =&gt;{</w:t>
      </w:r>
    </w:p>
    <w:p w14:paraId="11817154" w14:textId="77777777" w:rsidR="00081691" w:rsidRPr="00081691" w:rsidRDefault="00081691" w:rsidP="00081691">
      <w:pPr>
        <w:spacing w:line="360" w:lineRule="auto"/>
        <w:jc w:val="left"/>
        <w:rPr>
          <w:sz w:val="24"/>
          <w:szCs w:val="28"/>
        </w:rPr>
      </w:pPr>
      <w:r w:rsidRPr="00081691">
        <w:rPr>
          <w:sz w:val="24"/>
          <w:szCs w:val="28"/>
        </w:rPr>
        <w:tab/>
      </w:r>
      <w:r w:rsidRPr="00081691">
        <w:rPr>
          <w:sz w:val="24"/>
          <w:szCs w:val="28"/>
        </w:rPr>
        <w:tab/>
      </w:r>
      <w:r w:rsidRPr="00081691">
        <w:rPr>
          <w:sz w:val="24"/>
          <w:szCs w:val="28"/>
        </w:rPr>
        <w:tab/>
      </w:r>
      <w:r w:rsidRPr="00081691">
        <w:rPr>
          <w:sz w:val="24"/>
          <w:szCs w:val="28"/>
        </w:rPr>
        <w:tab/>
        <w:t xml:space="preserve"> </w:t>
      </w:r>
      <w:proofErr w:type="spellStart"/>
      <w:proofErr w:type="gramStart"/>
      <w:r w:rsidRPr="00081691">
        <w:rPr>
          <w:sz w:val="24"/>
          <w:szCs w:val="28"/>
        </w:rPr>
        <w:t>uni.request</w:t>
      </w:r>
      <w:proofErr w:type="spellEnd"/>
      <w:proofErr w:type="gramEnd"/>
      <w:r w:rsidRPr="00081691">
        <w:rPr>
          <w:sz w:val="24"/>
          <w:szCs w:val="28"/>
        </w:rPr>
        <w:t>({</w:t>
      </w:r>
    </w:p>
    <w:p w14:paraId="282C1BD3" w14:textId="2746CA5B" w:rsidR="00081691" w:rsidRPr="00081691" w:rsidRDefault="00081691" w:rsidP="00081691">
      <w:pPr>
        <w:spacing w:line="360" w:lineRule="auto"/>
        <w:jc w:val="left"/>
        <w:rPr>
          <w:sz w:val="24"/>
          <w:szCs w:val="28"/>
        </w:rPr>
      </w:pPr>
      <w:r w:rsidRPr="00081691">
        <w:rPr>
          <w:sz w:val="24"/>
          <w:szCs w:val="28"/>
        </w:rPr>
        <w:tab/>
      </w:r>
      <w:r w:rsidRPr="00081691">
        <w:rPr>
          <w:sz w:val="24"/>
          <w:szCs w:val="28"/>
        </w:rPr>
        <w:tab/>
      </w:r>
      <w:r w:rsidRPr="00081691">
        <w:rPr>
          <w:sz w:val="24"/>
          <w:szCs w:val="28"/>
        </w:rPr>
        <w:tab/>
      </w:r>
      <w:r w:rsidRPr="00081691">
        <w:rPr>
          <w:sz w:val="24"/>
          <w:szCs w:val="28"/>
        </w:rPr>
        <w:tab/>
      </w:r>
      <w:r w:rsidRPr="00081691">
        <w:rPr>
          <w:sz w:val="24"/>
          <w:szCs w:val="28"/>
        </w:rPr>
        <w:tab/>
      </w:r>
      <w:r>
        <w:rPr>
          <w:rFonts w:hint="eastAsia"/>
          <w:sz w:val="24"/>
          <w:szCs w:val="28"/>
        </w:rPr>
        <w:t>···</w:t>
      </w:r>
    </w:p>
    <w:p w14:paraId="3F343728" w14:textId="77777777" w:rsidR="00081691" w:rsidRPr="00081691" w:rsidRDefault="00081691" w:rsidP="00081691">
      <w:pPr>
        <w:spacing w:line="360" w:lineRule="auto"/>
        <w:jc w:val="left"/>
        <w:rPr>
          <w:sz w:val="24"/>
          <w:szCs w:val="28"/>
        </w:rPr>
      </w:pPr>
      <w:r w:rsidRPr="00081691">
        <w:rPr>
          <w:sz w:val="24"/>
          <w:szCs w:val="28"/>
        </w:rPr>
        <w:tab/>
      </w:r>
      <w:r w:rsidRPr="00081691">
        <w:rPr>
          <w:sz w:val="24"/>
          <w:szCs w:val="28"/>
        </w:rPr>
        <w:tab/>
      </w:r>
      <w:r w:rsidRPr="00081691">
        <w:rPr>
          <w:sz w:val="24"/>
          <w:szCs w:val="28"/>
        </w:rPr>
        <w:tab/>
      </w:r>
      <w:r w:rsidRPr="00081691">
        <w:rPr>
          <w:sz w:val="24"/>
          <w:szCs w:val="28"/>
        </w:rPr>
        <w:tab/>
        <w:t>});</w:t>
      </w:r>
    </w:p>
    <w:p w14:paraId="5134DAA3" w14:textId="77777777" w:rsidR="00081691" w:rsidRPr="00081691" w:rsidRDefault="00081691" w:rsidP="00081691">
      <w:pPr>
        <w:spacing w:line="360" w:lineRule="auto"/>
        <w:jc w:val="left"/>
        <w:rPr>
          <w:sz w:val="24"/>
          <w:szCs w:val="28"/>
        </w:rPr>
      </w:pPr>
      <w:r w:rsidRPr="00081691">
        <w:rPr>
          <w:sz w:val="24"/>
          <w:szCs w:val="28"/>
        </w:rPr>
        <w:tab/>
      </w:r>
      <w:r w:rsidRPr="00081691">
        <w:rPr>
          <w:sz w:val="24"/>
          <w:szCs w:val="28"/>
        </w:rPr>
        <w:tab/>
      </w:r>
      <w:r w:rsidRPr="00081691">
        <w:rPr>
          <w:sz w:val="24"/>
          <w:szCs w:val="28"/>
        </w:rPr>
        <w:tab/>
        <w:t>}</w:t>
      </w:r>
      <w:proofErr w:type="gramStart"/>
      <w:r w:rsidRPr="00081691">
        <w:rPr>
          <w:sz w:val="24"/>
          <w:szCs w:val="28"/>
        </w:rPr>
        <w:t>).catch</w:t>
      </w:r>
      <w:proofErr w:type="gramEnd"/>
      <w:r w:rsidRPr="00081691">
        <w:rPr>
          <w:sz w:val="24"/>
          <w:szCs w:val="28"/>
        </w:rPr>
        <w:t>((e)=&gt;{});</w:t>
      </w:r>
    </w:p>
    <w:p w14:paraId="64D9C177" w14:textId="52F7DA9A" w:rsidR="00081691" w:rsidRPr="00081691" w:rsidRDefault="00081691" w:rsidP="00081691">
      <w:pPr>
        <w:spacing w:line="360" w:lineRule="auto"/>
        <w:jc w:val="left"/>
        <w:rPr>
          <w:sz w:val="24"/>
          <w:szCs w:val="28"/>
        </w:rPr>
      </w:pPr>
      <w:r w:rsidRPr="00081691">
        <w:rPr>
          <w:sz w:val="24"/>
          <w:szCs w:val="28"/>
        </w:rPr>
        <w:t>}</w:t>
      </w:r>
    </w:p>
    <w:p w14:paraId="10DFEF70" w14:textId="098A22C9" w:rsidR="00081691" w:rsidRPr="00081691" w:rsidRDefault="00081691" w:rsidP="00081691">
      <w:pPr>
        <w:spacing w:line="360" w:lineRule="auto"/>
        <w:jc w:val="left"/>
        <w:rPr>
          <w:sz w:val="24"/>
          <w:szCs w:val="28"/>
        </w:rPr>
      </w:pPr>
      <w:r w:rsidRPr="00081691">
        <w:rPr>
          <w:sz w:val="24"/>
          <w:szCs w:val="28"/>
        </w:rPr>
        <w:t xml:space="preserve">async function </w:t>
      </w:r>
      <w:proofErr w:type="gramStart"/>
      <w:r w:rsidRPr="00081691">
        <w:rPr>
          <w:sz w:val="24"/>
          <w:szCs w:val="28"/>
        </w:rPr>
        <w:t>reg(</w:t>
      </w:r>
      <w:proofErr w:type="gramEnd"/>
      <w:r w:rsidRPr="00081691">
        <w:rPr>
          <w:sz w:val="24"/>
          <w:szCs w:val="28"/>
        </w:rPr>
        <w:t>):void{</w:t>
      </w:r>
    </w:p>
    <w:p w14:paraId="79F1632A" w14:textId="152B7259" w:rsidR="00081691" w:rsidRPr="00081691" w:rsidRDefault="00081691" w:rsidP="00081691">
      <w:pPr>
        <w:spacing w:line="360" w:lineRule="auto"/>
        <w:jc w:val="left"/>
        <w:rPr>
          <w:sz w:val="24"/>
          <w:szCs w:val="28"/>
        </w:rPr>
      </w:pPr>
      <w:r w:rsidRPr="00081691">
        <w:rPr>
          <w:sz w:val="24"/>
          <w:szCs w:val="28"/>
        </w:rPr>
        <w:tab/>
      </w:r>
      <w:proofErr w:type="gramStart"/>
      <w:r w:rsidRPr="00081691">
        <w:rPr>
          <w:sz w:val="24"/>
          <w:szCs w:val="28"/>
        </w:rPr>
        <w:t>if(</w:t>
      </w:r>
      <w:proofErr w:type="gramEnd"/>
      <w:r w:rsidRPr="00081691">
        <w:rPr>
          <w:sz w:val="24"/>
          <w:szCs w:val="28"/>
        </w:rPr>
        <w:t xml:space="preserve">await </w:t>
      </w:r>
      <w:proofErr w:type="spellStart"/>
      <w:r w:rsidRPr="00081691">
        <w:rPr>
          <w:sz w:val="24"/>
          <w:szCs w:val="28"/>
        </w:rPr>
        <w:t>register.register</w:t>
      </w:r>
      <w:proofErr w:type="spellEnd"/>
      <w:r w:rsidRPr="00081691">
        <w:rPr>
          <w:sz w:val="24"/>
          <w:szCs w:val="28"/>
        </w:rPr>
        <w:t>(</w:t>
      </w:r>
      <w:proofErr w:type="spellStart"/>
      <w:r w:rsidRPr="00081691">
        <w:rPr>
          <w:sz w:val="24"/>
          <w:szCs w:val="28"/>
        </w:rPr>
        <w:t>tip.model.name,tip.model.password</w:t>
      </w:r>
      <w:proofErr w:type="spellEnd"/>
      <w:r w:rsidRPr="00081691">
        <w:rPr>
          <w:sz w:val="24"/>
          <w:szCs w:val="28"/>
        </w:rPr>
        <w:t>))</w:t>
      </w:r>
    </w:p>
    <w:p w14:paraId="692A24D6" w14:textId="77777777" w:rsidR="00081691" w:rsidRDefault="00081691" w:rsidP="00081691">
      <w:pPr>
        <w:spacing w:line="360" w:lineRule="auto"/>
        <w:jc w:val="left"/>
        <w:rPr>
          <w:sz w:val="24"/>
          <w:szCs w:val="28"/>
        </w:rPr>
      </w:pPr>
      <w:r w:rsidRPr="00081691">
        <w:rPr>
          <w:sz w:val="24"/>
          <w:szCs w:val="28"/>
        </w:rPr>
        <w:tab/>
        <w:t>{</w:t>
      </w:r>
    </w:p>
    <w:p w14:paraId="218427BC" w14:textId="3BC8E9B1" w:rsidR="00081691" w:rsidRPr="00081691" w:rsidRDefault="00081691" w:rsidP="00081691">
      <w:pPr>
        <w:spacing w:line="360" w:lineRule="auto"/>
        <w:jc w:val="left"/>
        <w:rPr>
          <w:sz w:val="24"/>
          <w:szCs w:val="28"/>
        </w:rPr>
      </w:pPr>
      <w:r w:rsidRPr="00081691">
        <w:rPr>
          <w:rFonts w:hint="eastAsia"/>
          <w:sz w:val="24"/>
          <w:szCs w:val="28"/>
        </w:rPr>
        <w:tab/>
      </w:r>
      <w:r w:rsidRPr="00081691">
        <w:rPr>
          <w:rFonts w:hint="eastAsia"/>
          <w:sz w:val="24"/>
          <w:szCs w:val="28"/>
        </w:rPr>
        <w:tab/>
      </w:r>
      <w:r>
        <w:rPr>
          <w:rFonts w:hint="eastAsia"/>
          <w:sz w:val="24"/>
          <w:szCs w:val="28"/>
        </w:rPr>
        <w:t>···</w:t>
      </w:r>
    </w:p>
    <w:p w14:paraId="65F51D6E" w14:textId="31317B18" w:rsidR="00081691" w:rsidRPr="00081691" w:rsidRDefault="00081691" w:rsidP="00081691">
      <w:pPr>
        <w:spacing w:line="360" w:lineRule="auto"/>
        <w:jc w:val="left"/>
        <w:rPr>
          <w:sz w:val="24"/>
          <w:szCs w:val="28"/>
        </w:rPr>
      </w:pPr>
      <w:r w:rsidRPr="00081691">
        <w:rPr>
          <w:sz w:val="24"/>
          <w:szCs w:val="28"/>
        </w:rPr>
        <w:tab/>
        <w:t>}</w:t>
      </w:r>
    </w:p>
    <w:p w14:paraId="76652F1B" w14:textId="4AB7BE2E" w:rsidR="00081691" w:rsidRPr="00081691" w:rsidRDefault="00081691" w:rsidP="00081691">
      <w:pPr>
        <w:spacing w:line="360" w:lineRule="auto"/>
        <w:jc w:val="left"/>
        <w:rPr>
          <w:sz w:val="24"/>
          <w:szCs w:val="28"/>
        </w:rPr>
      </w:pPr>
      <w:r w:rsidRPr="00081691">
        <w:rPr>
          <w:sz w:val="24"/>
          <w:szCs w:val="28"/>
        </w:rPr>
        <w:tab/>
      </w:r>
      <w:proofErr w:type="gramStart"/>
      <w:r w:rsidRPr="00081691">
        <w:rPr>
          <w:sz w:val="24"/>
          <w:szCs w:val="28"/>
        </w:rPr>
        <w:t>else{</w:t>
      </w:r>
      <w:proofErr w:type="gramEnd"/>
    </w:p>
    <w:p w14:paraId="32E93F4D" w14:textId="1AA5CCD6" w:rsidR="00081691" w:rsidRPr="00081691" w:rsidRDefault="00081691" w:rsidP="00081691">
      <w:pPr>
        <w:spacing w:line="360" w:lineRule="auto"/>
        <w:jc w:val="left"/>
        <w:rPr>
          <w:sz w:val="24"/>
          <w:szCs w:val="28"/>
        </w:rPr>
      </w:pPr>
      <w:r w:rsidRPr="00081691">
        <w:rPr>
          <w:rFonts w:hint="eastAsia"/>
          <w:sz w:val="24"/>
          <w:szCs w:val="28"/>
        </w:rPr>
        <w:tab/>
      </w:r>
      <w:r>
        <w:rPr>
          <w:sz w:val="24"/>
          <w:szCs w:val="28"/>
        </w:rPr>
        <w:tab/>
      </w:r>
      <w:r>
        <w:rPr>
          <w:rFonts w:hint="eastAsia"/>
          <w:sz w:val="24"/>
          <w:szCs w:val="28"/>
        </w:rPr>
        <w:t>···</w:t>
      </w:r>
    </w:p>
    <w:p w14:paraId="7DEC6899" w14:textId="77777777" w:rsidR="00081691" w:rsidRDefault="00081691" w:rsidP="00081691">
      <w:pPr>
        <w:spacing w:line="360" w:lineRule="auto"/>
        <w:jc w:val="left"/>
        <w:rPr>
          <w:sz w:val="24"/>
          <w:szCs w:val="28"/>
        </w:rPr>
      </w:pPr>
      <w:r w:rsidRPr="00081691">
        <w:rPr>
          <w:sz w:val="24"/>
          <w:szCs w:val="28"/>
        </w:rPr>
        <w:tab/>
        <w:t>}</w:t>
      </w:r>
    </w:p>
    <w:p w14:paraId="77EA825D" w14:textId="0349536A" w:rsidR="00081691" w:rsidRDefault="00081691" w:rsidP="00081691">
      <w:pPr>
        <w:spacing w:line="360" w:lineRule="auto"/>
        <w:jc w:val="left"/>
        <w:rPr>
          <w:sz w:val="24"/>
          <w:szCs w:val="28"/>
        </w:rPr>
      </w:pPr>
      <w:r w:rsidRPr="00081691">
        <w:rPr>
          <w:sz w:val="24"/>
          <w:szCs w:val="28"/>
        </w:rPr>
        <w:t>}</w:t>
      </w:r>
    </w:p>
    <w:p w14:paraId="4B5F2C80" w14:textId="77777777" w:rsidR="00081691" w:rsidRDefault="00081691" w:rsidP="00081691">
      <w:pPr>
        <w:spacing w:line="360" w:lineRule="auto"/>
        <w:jc w:val="left"/>
        <w:rPr>
          <w:sz w:val="24"/>
          <w:szCs w:val="28"/>
        </w:rPr>
      </w:pPr>
    </w:p>
    <w:p w14:paraId="567483FF" w14:textId="14C244C6" w:rsidR="00DF166E" w:rsidRDefault="00CB199E">
      <w:pPr>
        <w:spacing w:line="360" w:lineRule="auto"/>
        <w:jc w:val="left"/>
        <w:outlineLvl w:val="1"/>
        <w:rPr>
          <w:rFonts w:ascii="黑体" w:eastAsia="黑体" w:hAnsi="黑体" w:cs="黑体"/>
          <w:sz w:val="28"/>
          <w:szCs w:val="32"/>
        </w:rPr>
      </w:pPr>
      <w:bookmarkStart w:id="155" w:name="_Toc1415"/>
      <w:r>
        <w:rPr>
          <w:rFonts w:ascii="黑体" w:eastAsia="黑体" w:hAnsi="黑体" w:cs="黑体" w:hint="eastAsia"/>
          <w:sz w:val="28"/>
          <w:szCs w:val="32"/>
        </w:rPr>
        <w:t>5.2 注册实现</w:t>
      </w:r>
      <w:bookmarkEnd w:id="155"/>
    </w:p>
    <w:p w14:paraId="55AA2476" w14:textId="3A9EA527" w:rsidR="00976DAD" w:rsidRPr="006847BD" w:rsidRDefault="00081691">
      <w:pPr>
        <w:spacing w:line="360" w:lineRule="auto"/>
        <w:ind w:firstLineChars="200" w:firstLine="480"/>
        <w:outlineLvl w:val="2"/>
        <w:rPr>
          <w:sz w:val="24"/>
          <w:szCs w:val="24"/>
          <w:rPrChange w:id="156" w:author="thinkpad" w:date="2021-05-05T00:23:00Z">
            <w:rPr>
              <w:rFonts w:eastAsia="黑体"/>
              <w:sz w:val="24"/>
              <w:szCs w:val="24"/>
            </w:rPr>
          </w:rPrChange>
        </w:rPr>
        <w:pPrChange w:id="157" w:author="thinkpad" w:date="2021-05-05T00:23:00Z">
          <w:pPr>
            <w:spacing w:line="360" w:lineRule="auto"/>
            <w:ind w:left="420" w:firstLineChars="25" w:firstLine="60"/>
            <w:outlineLvl w:val="2"/>
          </w:pPr>
        </w:pPrChange>
      </w:pPr>
      <w:r w:rsidRPr="006847BD">
        <w:rPr>
          <w:rFonts w:hint="eastAsia"/>
          <w:sz w:val="24"/>
          <w:szCs w:val="24"/>
          <w:rPrChange w:id="158" w:author="thinkpad" w:date="2021-05-05T00:23:00Z">
            <w:rPr>
              <w:rFonts w:eastAsia="黑体" w:hint="eastAsia"/>
              <w:sz w:val="24"/>
              <w:szCs w:val="24"/>
            </w:rPr>
          </w:rPrChange>
        </w:rPr>
        <w:t>注册页面负责注册信息的填写</w:t>
      </w:r>
      <w:del w:id="159" w:author="thinkpad" w:date="2021-05-05T00:23:00Z">
        <w:r w:rsidRPr="006847BD" w:rsidDel="006847BD">
          <w:rPr>
            <w:rFonts w:hint="eastAsia"/>
            <w:sz w:val="24"/>
            <w:szCs w:val="24"/>
            <w:rPrChange w:id="160" w:author="thinkpad" w:date="2021-05-05T00:23:00Z">
              <w:rPr>
                <w:rFonts w:eastAsia="黑体" w:hint="eastAsia"/>
                <w:sz w:val="24"/>
                <w:szCs w:val="24"/>
              </w:rPr>
            </w:rPrChange>
          </w:rPr>
          <w:delText>，</w:delText>
        </w:r>
      </w:del>
      <w:ins w:id="161" w:author="thinkpad" w:date="2021-05-05T00:23:00Z">
        <w:r w:rsidR="006847BD">
          <w:rPr>
            <w:rFonts w:hint="eastAsia"/>
            <w:sz w:val="24"/>
            <w:szCs w:val="24"/>
          </w:rPr>
          <w:t>。</w:t>
        </w:r>
      </w:ins>
      <w:r w:rsidRPr="006847BD">
        <w:rPr>
          <w:rFonts w:hint="eastAsia"/>
          <w:sz w:val="24"/>
          <w:szCs w:val="24"/>
          <w:rPrChange w:id="162" w:author="thinkpad" w:date="2021-05-05T00:23:00Z">
            <w:rPr>
              <w:rFonts w:eastAsia="黑体" w:hint="eastAsia"/>
              <w:sz w:val="24"/>
              <w:szCs w:val="24"/>
            </w:rPr>
          </w:rPrChange>
        </w:rPr>
        <w:t>通过</w:t>
      </w:r>
      <w:r w:rsidRPr="006847BD">
        <w:rPr>
          <w:sz w:val="24"/>
          <w:szCs w:val="24"/>
          <w:rPrChange w:id="163" w:author="thinkpad" w:date="2021-05-05T00:23:00Z">
            <w:rPr>
              <w:rFonts w:eastAsia="黑体"/>
              <w:sz w:val="24"/>
              <w:szCs w:val="24"/>
            </w:rPr>
          </w:rPrChange>
        </w:rPr>
        <w:t>form</w:t>
      </w:r>
      <w:r w:rsidRPr="006847BD">
        <w:rPr>
          <w:rFonts w:hint="eastAsia"/>
          <w:sz w:val="24"/>
          <w:szCs w:val="24"/>
          <w:rPrChange w:id="164" w:author="thinkpad" w:date="2021-05-05T00:23:00Z">
            <w:rPr>
              <w:rFonts w:eastAsia="黑体" w:hint="eastAsia"/>
              <w:sz w:val="24"/>
              <w:szCs w:val="24"/>
            </w:rPr>
          </w:rPrChange>
        </w:rPr>
        <w:t>表单的正则规则，当失去焦点就对数据进行校验，校验失败会出现提示信息，当提交时</w:t>
      </w:r>
      <w:r w:rsidRPr="006847BD">
        <w:rPr>
          <w:sz w:val="24"/>
          <w:szCs w:val="24"/>
          <w:rPrChange w:id="165" w:author="thinkpad" w:date="2021-05-05T00:23:00Z">
            <w:rPr>
              <w:rFonts w:eastAsia="黑体"/>
              <w:sz w:val="24"/>
              <w:szCs w:val="24"/>
            </w:rPr>
          </w:rPrChange>
        </w:rPr>
        <w:t>submit</w:t>
      </w:r>
      <w:r w:rsidRPr="006847BD">
        <w:rPr>
          <w:rFonts w:hint="eastAsia"/>
          <w:sz w:val="24"/>
          <w:szCs w:val="24"/>
          <w:rPrChange w:id="166" w:author="thinkpad" w:date="2021-05-05T00:23:00Z">
            <w:rPr>
              <w:rFonts w:eastAsia="黑体" w:hint="eastAsia"/>
              <w:sz w:val="24"/>
              <w:szCs w:val="24"/>
            </w:rPr>
          </w:rPrChange>
        </w:rPr>
        <w:t>函数会使用</w:t>
      </w:r>
      <w:r w:rsidRPr="006847BD">
        <w:rPr>
          <w:sz w:val="24"/>
          <w:szCs w:val="24"/>
          <w:rPrChange w:id="167" w:author="thinkpad" w:date="2021-05-05T00:23:00Z">
            <w:rPr>
              <w:rFonts w:eastAsia="黑体"/>
              <w:sz w:val="24"/>
              <w:szCs w:val="24"/>
            </w:rPr>
          </w:rPrChange>
        </w:rPr>
        <w:t>await</w:t>
      </w:r>
      <w:r w:rsidRPr="006847BD">
        <w:rPr>
          <w:rFonts w:hint="eastAsia"/>
          <w:sz w:val="24"/>
          <w:szCs w:val="24"/>
          <w:rPrChange w:id="168" w:author="thinkpad" w:date="2021-05-05T00:23:00Z">
            <w:rPr>
              <w:rFonts w:eastAsia="黑体" w:hint="eastAsia"/>
              <w:sz w:val="24"/>
              <w:szCs w:val="24"/>
            </w:rPr>
          </w:rPrChange>
        </w:rPr>
        <w:t>调用</w:t>
      </w:r>
      <w:r w:rsidRPr="006847BD">
        <w:rPr>
          <w:sz w:val="24"/>
          <w:szCs w:val="24"/>
          <w:rPrChange w:id="169" w:author="thinkpad" w:date="2021-05-05T00:23:00Z">
            <w:rPr>
              <w:rFonts w:eastAsia="黑体"/>
              <w:sz w:val="24"/>
              <w:szCs w:val="24"/>
            </w:rPr>
          </w:rPrChange>
        </w:rPr>
        <w:t>Register</w:t>
      </w:r>
      <w:r w:rsidRPr="006847BD">
        <w:rPr>
          <w:rFonts w:hint="eastAsia"/>
          <w:sz w:val="24"/>
          <w:szCs w:val="24"/>
          <w:rPrChange w:id="170" w:author="thinkpad" w:date="2021-05-05T00:23:00Z">
            <w:rPr>
              <w:rFonts w:eastAsia="黑体" w:hint="eastAsia"/>
              <w:sz w:val="24"/>
              <w:szCs w:val="24"/>
            </w:rPr>
          </w:rPrChange>
        </w:rPr>
        <w:t>类的</w:t>
      </w:r>
      <w:r w:rsidRPr="006847BD">
        <w:rPr>
          <w:sz w:val="24"/>
          <w:szCs w:val="24"/>
          <w:rPrChange w:id="171" w:author="thinkpad" w:date="2021-05-05T00:23:00Z">
            <w:rPr>
              <w:rFonts w:eastAsia="黑体"/>
              <w:sz w:val="24"/>
              <w:szCs w:val="24"/>
            </w:rPr>
          </w:rPrChange>
        </w:rPr>
        <w:t>register</w:t>
      </w:r>
      <w:r w:rsidRPr="006847BD">
        <w:rPr>
          <w:rFonts w:hint="eastAsia"/>
          <w:sz w:val="24"/>
          <w:szCs w:val="24"/>
          <w:rPrChange w:id="172" w:author="thinkpad" w:date="2021-05-05T00:23:00Z">
            <w:rPr>
              <w:rFonts w:eastAsia="黑体" w:hint="eastAsia"/>
              <w:sz w:val="24"/>
              <w:szCs w:val="24"/>
            </w:rPr>
          </w:rPrChange>
        </w:rPr>
        <w:t>方法来进行注册，并根据返回值进行相应的页面跳转或者信息提示</w:t>
      </w:r>
      <w:ins w:id="173" w:author="thinkpad" w:date="2021-05-05T00:24:00Z">
        <w:r w:rsidR="006847BD">
          <w:rPr>
            <w:rFonts w:hint="eastAsia"/>
            <w:sz w:val="24"/>
            <w:szCs w:val="24"/>
          </w:rPr>
          <w:t>。</w:t>
        </w:r>
        <w:r w:rsidR="006847BD" w:rsidRPr="006847BD">
          <w:rPr>
            <w:rFonts w:hint="eastAsia"/>
            <w:sz w:val="24"/>
            <w:szCs w:val="24"/>
          </w:rPr>
          <w:t>用户注册页面逻辑</w:t>
        </w:r>
        <w:r w:rsidR="006847BD">
          <w:rPr>
            <w:rFonts w:hint="eastAsia"/>
            <w:sz w:val="24"/>
            <w:szCs w:val="24"/>
          </w:rPr>
          <w:t>流程图，如图</w:t>
        </w:r>
        <w:r w:rsidR="006847BD">
          <w:rPr>
            <w:rFonts w:hint="eastAsia"/>
            <w:sz w:val="24"/>
            <w:szCs w:val="24"/>
          </w:rPr>
          <w:t>5-2</w:t>
        </w:r>
        <w:r w:rsidR="006847BD">
          <w:rPr>
            <w:rFonts w:hint="eastAsia"/>
            <w:sz w:val="24"/>
            <w:szCs w:val="24"/>
          </w:rPr>
          <w:t>所示。</w:t>
        </w:r>
      </w:ins>
    </w:p>
    <w:p w14:paraId="309372EE" w14:textId="77777777" w:rsidR="00107532" w:rsidRDefault="00107532" w:rsidP="00752CBE">
      <w:pPr>
        <w:spacing w:line="360" w:lineRule="auto"/>
        <w:ind w:firstLineChars="200" w:firstLine="480"/>
        <w:jc w:val="center"/>
        <w:outlineLvl w:val="2"/>
        <w:rPr>
          <w:ins w:id="174" w:author="Administrator" w:date="2021-05-05T17:55:00Z"/>
          <w:rFonts w:eastAsia="黑体"/>
          <w:noProof/>
          <w:sz w:val="24"/>
          <w:szCs w:val="24"/>
        </w:rPr>
      </w:pPr>
    </w:p>
    <w:p w14:paraId="155A14C8" w14:textId="2B6E0F56" w:rsidR="00976DAD" w:rsidRDefault="00976DAD" w:rsidP="00752CBE">
      <w:pPr>
        <w:spacing w:line="360" w:lineRule="auto"/>
        <w:ind w:firstLineChars="200" w:firstLine="480"/>
        <w:jc w:val="center"/>
        <w:outlineLvl w:val="2"/>
        <w:rPr>
          <w:rFonts w:eastAsia="黑体"/>
          <w:sz w:val="24"/>
          <w:szCs w:val="24"/>
        </w:rPr>
      </w:pPr>
      <w:r>
        <w:rPr>
          <w:rFonts w:eastAsia="黑体" w:hint="eastAsia"/>
          <w:noProof/>
          <w:sz w:val="24"/>
          <w:szCs w:val="24"/>
        </w:rPr>
        <w:lastRenderedPageBreak/>
        <w:drawing>
          <wp:inline distT="0" distB="0" distL="0" distR="0" wp14:anchorId="5003A6FC" wp14:editId="185C871F">
            <wp:extent cx="2311784" cy="4391025"/>
            <wp:effectExtent l="0" t="0" r="0" b="0"/>
            <wp:docPr id="4" name="图片 4" descr="F:\下载\Flow Chart 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下载\Flow Chart Demo.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3388" t="9742" r="20139" b="3381"/>
                    <a:stretch/>
                  </pic:blipFill>
                  <pic:spPr bwMode="auto">
                    <a:xfrm>
                      <a:off x="0" y="0"/>
                      <a:ext cx="2330366" cy="4426320"/>
                    </a:xfrm>
                    <a:prstGeom prst="rect">
                      <a:avLst/>
                    </a:prstGeom>
                    <a:noFill/>
                    <a:ln>
                      <a:noFill/>
                    </a:ln>
                    <a:extLst>
                      <a:ext uri="{53640926-AAD7-44D8-BBD7-CCE9431645EC}">
                        <a14:shadowObscured xmlns:a14="http://schemas.microsoft.com/office/drawing/2010/main"/>
                      </a:ext>
                    </a:extLst>
                  </pic:spPr>
                </pic:pic>
              </a:graphicData>
            </a:graphic>
          </wp:inline>
        </w:drawing>
      </w:r>
    </w:p>
    <w:p w14:paraId="4D4591B8" w14:textId="782B9AD4" w:rsidR="00752CBE" w:rsidRDefault="00752CBE" w:rsidP="00752CBE">
      <w:pPr>
        <w:spacing w:line="360" w:lineRule="auto"/>
        <w:jc w:val="center"/>
        <w:rPr>
          <w:b/>
          <w:bCs/>
          <w:szCs w:val="21"/>
        </w:rPr>
      </w:pPr>
      <w:r>
        <w:rPr>
          <w:b/>
          <w:bCs/>
          <w:szCs w:val="21"/>
        </w:rPr>
        <w:t>图</w:t>
      </w:r>
      <w:r>
        <w:rPr>
          <w:b/>
          <w:bCs/>
          <w:szCs w:val="21"/>
        </w:rPr>
        <w:t>5-2</w:t>
      </w:r>
      <w:del w:id="175" w:author="thinkpad" w:date="2021-05-05T00:24:00Z">
        <w:r w:rsidDel="006847BD">
          <w:rPr>
            <w:rFonts w:hint="eastAsia"/>
            <w:b/>
            <w:bCs/>
            <w:szCs w:val="21"/>
          </w:rPr>
          <w:delText>-</w:delText>
        </w:r>
        <w:r w:rsidDel="006847BD">
          <w:rPr>
            <w:b/>
            <w:bCs/>
            <w:szCs w:val="21"/>
          </w:rPr>
          <w:delText>1</w:delText>
        </w:r>
      </w:del>
      <w:r>
        <w:rPr>
          <w:b/>
          <w:bCs/>
          <w:szCs w:val="21"/>
        </w:rPr>
        <w:t xml:space="preserve"> </w:t>
      </w:r>
      <w:r>
        <w:rPr>
          <w:rFonts w:hint="eastAsia"/>
          <w:b/>
          <w:bCs/>
          <w:szCs w:val="21"/>
        </w:rPr>
        <w:t>用户注册页面逻辑</w:t>
      </w:r>
      <w:commentRangeStart w:id="176"/>
      <w:commentRangeEnd w:id="176"/>
      <w:r>
        <w:rPr>
          <w:rStyle w:val="af6"/>
        </w:rPr>
        <w:commentReference w:id="176"/>
      </w:r>
    </w:p>
    <w:p w14:paraId="384F1781" w14:textId="77777777" w:rsidR="00752CBE" w:rsidRPr="00752CBE" w:rsidRDefault="00752CBE" w:rsidP="00752CBE">
      <w:pPr>
        <w:spacing w:line="360" w:lineRule="auto"/>
        <w:ind w:firstLineChars="200" w:firstLine="480"/>
        <w:jc w:val="center"/>
        <w:outlineLvl w:val="2"/>
        <w:rPr>
          <w:rFonts w:eastAsia="黑体"/>
          <w:sz w:val="24"/>
          <w:szCs w:val="24"/>
        </w:rPr>
      </w:pPr>
    </w:p>
    <w:p w14:paraId="3BDBFA53" w14:textId="77777777" w:rsidR="00976DAD" w:rsidRPr="006847BD" w:rsidRDefault="00976DAD" w:rsidP="002D546B">
      <w:pPr>
        <w:spacing w:line="360" w:lineRule="auto"/>
        <w:outlineLvl w:val="2"/>
        <w:rPr>
          <w:rFonts w:ascii="宋体" w:hAnsi="宋体"/>
          <w:sz w:val="24"/>
          <w:szCs w:val="24"/>
          <w:rPrChange w:id="177" w:author="thinkpad" w:date="2021-05-05T00:24:00Z">
            <w:rPr>
              <w:rFonts w:eastAsia="黑体"/>
              <w:sz w:val="24"/>
              <w:szCs w:val="24"/>
            </w:rPr>
          </w:rPrChange>
        </w:rPr>
        <w:pPrChange w:id="178" w:author="栾 锟" w:date="2021-05-05T22:25:00Z">
          <w:pPr>
            <w:spacing w:line="360" w:lineRule="auto"/>
            <w:ind w:firstLineChars="200" w:firstLine="480"/>
            <w:outlineLvl w:val="2"/>
          </w:pPr>
        </w:pPrChange>
      </w:pPr>
      <w:r w:rsidRPr="006847BD">
        <w:rPr>
          <w:rFonts w:ascii="宋体" w:hAnsi="宋体" w:hint="eastAsia"/>
          <w:sz w:val="24"/>
          <w:szCs w:val="24"/>
          <w:rPrChange w:id="179" w:author="thinkpad" w:date="2021-05-05T00:24:00Z">
            <w:rPr>
              <w:rFonts w:eastAsia="黑体" w:hint="eastAsia"/>
              <w:sz w:val="24"/>
              <w:szCs w:val="24"/>
            </w:rPr>
          </w:rPrChange>
        </w:rPr>
        <w:t>正则验证规则</w:t>
      </w:r>
    </w:p>
    <w:p w14:paraId="011F0870" w14:textId="77777777" w:rsidR="00976DAD" w:rsidRDefault="00976DAD" w:rsidP="002D546B">
      <w:pPr>
        <w:spacing w:line="360" w:lineRule="auto"/>
        <w:outlineLvl w:val="2"/>
        <w:rPr>
          <w:rFonts w:eastAsia="黑体"/>
          <w:sz w:val="24"/>
          <w:szCs w:val="24"/>
        </w:rPr>
        <w:pPrChange w:id="180" w:author="栾 锟" w:date="2021-05-05T22:25:00Z">
          <w:pPr>
            <w:spacing w:line="360" w:lineRule="auto"/>
            <w:ind w:firstLineChars="200" w:firstLine="480"/>
            <w:outlineLvl w:val="2"/>
          </w:pPr>
        </w:pPrChange>
      </w:pPr>
      <w:r w:rsidRPr="00976DAD">
        <w:rPr>
          <w:rFonts w:eastAsia="黑体"/>
          <w:sz w:val="24"/>
          <w:szCs w:val="24"/>
        </w:rPr>
        <w:t>rules: {</w:t>
      </w:r>
    </w:p>
    <w:p w14:paraId="1E9372B4" w14:textId="77777777" w:rsidR="00976DAD" w:rsidRPr="00976DAD" w:rsidRDefault="00976DAD" w:rsidP="002D546B">
      <w:pPr>
        <w:spacing w:line="360" w:lineRule="auto"/>
        <w:ind w:firstLine="420"/>
        <w:outlineLvl w:val="2"/>
        <w:rPr>
          <w:rFonts w:eastAsia="黑体"/>
          <w:sz w:val="24"/>
          <w:szCs w:val="24"/>
        </w:rPr>
        <w:pPrChange w:id="181" w:author="栾 锟" w:date="2021-05-05T22:26:00Z">
          <w:pPr>
            <w:spacing w:line="360" w:lineRule="auto"/>
            <w:ind w:left="360" w:firstLineChars="200" w:firstLine="480"/>
            <w:outlineLvl w:val="2"/>
          </w:pPr>
        </w:pPrChange>
      </w:pPr>
      <w:r w:rsidRPr="00976DAD">
        <w:rPr>
          <w:rFonts w:eastAsia="黑体"/>
          <w:sz w:val="24"/>
          <w:szCs w:val="24"/>
        </w:rPr>
        <w:t>name: [{</w:t>
      </w:r>
    </w:p>
    <w:p w14:paraId="19A417D8" w14:textId="77777777" w:rsidR="00976DAD" w:rsidRPr="00976DAD" w:rsidRDefault="00976DAD" w:rsidP="002D546B">
      <w:pPr>
        <w:spacing w:line="360" w:lineRule="auto"/>
        <w:outlineLvl w:val="2"/>
        <w:rPr>
          <w:rFonts w:eastAsia="黑体"/>
          <w:sz w:val="24"/>
          <w:szCs w:val="24"/>
        </w:rPr>
        <w:pPrChange w:id="182" w:author="栾 锟" w:date="2021-05-05T22:26:00Z">
          <w:pPr>
            <w:spacing w:line="360" w:lineRule="auto"/>
            <w:ind w:firstLineChars="200" w:firstLine="480"/>
            <w:outlineLvl w:val="2"/>
          </w:pPr>
        </w:pPrChange>
      </w:pPr>
      <w:r w:rsidRPr="00976DAD">
        <w:rPr>
          <w:rFonts w:eastAsia="黑体"/>
          <w:sz w:val="24"/>
          <w:szCs w:val="24"/>
        </w:rPr>
        <w:tab/>
      </w:r>
      <w:r>
        <w:rPr>
          <w:rFonts w:eastAsia="黑体"/>
          <w:sz w:val="24"/>
          <w:szCs w:val="24"/>
        </w:rPr>
        <w:tab/>
      </w:r>
      <w:del w:id="183" w:author="栾 锟" w:date="2021-05-05T22:26:00Z">
        <w:r w:rsidDel="002D546B">
          <w:rPr>
            <w:rFonts w:eastAsia="黑体"/>
            <w:sz w:val="24"/>
            <w:szCs w:val="24"/>
          </w:rPr>
          <w:tab/>
        </w:r>
      </w:del>
      <w:r w:rsidRPr="00976DAD">
        <w:rPr>
          <w:rFonts w:eastAsia="黑体"/>
          <w:sz w:val="24"/>
          <w:szCs w:val="24"/>
        </w:rPr>
        <w:t>required: true,</w:t>
      </w:r>
    </w:p>
    <w:p w14:paraId="47337E24" w14:textId="77777777" w:rsidR="00976DAD" w:rsidRPr="00976DAD" w:rsidRDefault="00976DAD" w:rsidP="00976DAD">
      <w:pPr>
        <w:spacing w:line="360" w:lineRule="auto"/>
        <w:ind w:firstLineChars="200" w:firstLine="480"/>
        <w:outlineLvl w:val="2"/>
        <w:rPr>
          <w:rFonts w:eastAsia="黑体"/>
          <w:sz w:val="24"/>
          <w:szCs w:val="24"/>
        </w:rPr>
      </w:pPr>
      <w:r w:rsidRPr="00976DAD">
        <w:rPr>
          <w:rFonts w:eastAsia="黑体" w:hint="eastAsia"/>
          <w:sz w:val="24"/>
          <w:szCs w:val="24"/>
        </w:rPr>
        <w:tab/>
      </w:r>
      <w:del w:id="184" w:author="栾 锟" w:date="2021-05-05T22:26:00Z">
        <w:r w:rsidRPr="00976DAD" w:rsidDel="002D546B">
          <w:rPr>
            <w:rFonts w:eastAsia="黑体" w:hint="eastAsia"/>
            <w:sz w:val="24"/>
            <w:szCs w:val="24"/>
          </w:rPr>
          <w:tab/>
        </w:r>
        <w:r w:rsidRPr="00976DAD" w:rsidDel="002D546B">
          <w:rPr>
            <w:rFonts w:eastAsia="黑体" w:hint="eastAsia"/>
            <w:sz w:val="24"/>
            <w:szCs w:val="24"/>
          </w:rPr>
          <w:tab/>
        </w:r>
      </w:del>
      <w:r w:rsidRPr="00976DAD">
        <w:rPr>
          <w:rFonts w:eastAsia="黑体" w:hint="eastAsia"/>
          <w:sz w:val="24"/>
          <w:szCs w:val="24"/>
        </w:rPr>
        <w:t>message: '</w:t>
      </w:r>
      <w:r w:rsidRPr="00976DAD">
        <w:rPr>
          <w:rFonts w:eastAsia="黑体" w:hint="eastAsia"/>
          <w:sz w:val="24"/>
          <w:szCs w:val="24"/>
        </w:rPr>
        <w:t>请输入用户名</w:t>
      </w:r>
      <w:r w:rsidRPr="00976DAD">
        <w:rPr>
          <w:rFonts w:eastAsia="黑体" w:hint="eastAsia"/>
          <w:sz w:val="24"/>
          <w:szCs w:val="24"/>
        </w:rPr>
        <w:t>',</w:t>
      </w:r>
    </w:p>
    <w:p w14:paraId="1D7B03E8" w14:textId="77777777" w:rsidR="00976DAD" w:rsidRPr="00976DAD" w:rsidRDefault="00976DAD" w:rsidP="00976DAD">
      <w:pPr>
        <w:spacing w:line="360" w:lineRule="auto"/>
        <w:ind w:firstLineChars="200" w:firstLine="480"/>
        <w:outlineLvl w:val="2"/>
        <w:rPr>
          <w:rFonts w:eastAsia="黑体"/>
          <w:sz w:val="24"/>
          <w:szCs w:val="24"/>
        </w:rPr>
      </w:pPr>
      <w:r w:rsidRPr="00976DAD">
        <w:rPr>
          <w:rFonts w:eastAsia="黑体"/>
          <w:sz w:val="24"/>
          <w:szCs w:val="24"/>
        </w:rPr>
        <w:tab/>
      </w:r>
      <w:del w:id="185" w:author="栾 锟" w:date="2021-05-05T22:26:00Z">
        <w:r w:rsidRPr="00976DAD" w:rsidDel="002D546B">
          <w:rPr>
            <w:rFonts w:eastAsia="黑体"/>
            <w:sz w:val="24"/>
            <w:szCs w:val="24"/>
          </w:rPr>
          <w:tab/>
        </w:r>
        <w:r w:rsidRPr="00976DAD" w:rsidDel="002D546B">
          <w:rPr>
            <w:rFonts w:eastAsia="黑体"/>
            <w:sz w:val="24"/>
            <w:szCs w:val="24"/>
          </w:rPr>
          <w:tab/>
        </w:r>
      </w:del>
      <w:r w:rsidRPr="00976DAD">
        <w:rPr>
          <w:rFonts w:eastAsia="黑体"/>
          <w:sz w:val="24"/>
          <w:szCs w:val="24"/>
        </w:rPr>
        <w:t>trigger: ['change', 'blur'],</w:t>
      </w:r>
    </w:p>
    <w:p w14:paraId="1351AEC1" w14:textId="77777777" w:rsidR="00976DAD" w:rsidRPr="00976DAD" w:rsidRDefault="00976DAD" w:rsidP="00976DAD">
      <w:pPr>
        <w:spacing w:line="360" w:lineRule="auto"/>
        <w:ind w:firstLineChars="200" w:firstLine="480"/>
        <w:outlineLvl w:val="2"/>
        <w:rPr>
          <w:rFonts w:eastAsia="黑体"/>
          <w:sz w:val="24"/>
          <w:szCs w:val="24"/>
        </w:rPr>
      </w:pPr>
      <w:r w:rsidRPr="00976DAD">
        <w:rPr>
          <w:rFonts w:eastAsia="黑体"/>
          <w:sz w:val="24"/>
          <w:szCs w:val="24"/>
        </w:rPr>
        <w:tab/>
      </w:r>
      <w:del w:id="186" w:author="栾 锟" w:date="2021-05-05T22:26:00Z">
        <w:r w:rsidRPr="00976DAD" w:rsidDel="002D546B">
          <w:rPr>
            <w:rFonts w:eastAsia="黑体"/>
            <w:sz w:val="24"/>
            <w:szCs w:val="24"/>
          </w:rPr>
          <w:tab/>
        </w:r>
        <w:r w:rsidRPr="00976DAD" w:rsidDel="002D546B">
          <w:rPr>
            <w:rFonts w:eastAsia="黑体"/>
            <w:sz w:val="24"/>
            <w:szCs w:val="24"/>
          </w:rPr>
          <w:tab/>
        </w:r>
      </w:del>
      <w:r w:rsidRPr="00976DAD">
        <w:rPr>
          <w:rFonts w:eastAsia="黑体"/>
          <w:sz w:val="24"/>
          <w:szCs w:val="24"/>
        </w:rPr>
        <w:t>},</w:t>
      </w:r>
    </w:p>
    <w:p w14:paraId="73737C81" w14:textId="634A1267" w:rsidR="00976DAD" w:rsidRPr="00976DAD" w:rsidRDefault="002D546B" w:rsidP="002D546B">
      <w:pPr>
        <w:spacing w:line="360" w:lineRule="auto"/>
        <w:outlineLvl w:val="2"/>
        <w:rPr>
          <w:rFonts w:eastAsia="黑体"/>
          <w:sz w:val="24"/>
          <w:szCs w:val="24"/>
        </w:rPr>
        <w:pPrChange w:id="187" w:author="栾 锟" w:date="2021-05-05T22:26:00Z">
          <w:pPr>
            <w:spacing w:line="360" w:lineRule="auto"/>
            <w:ind w:firstLineChars="200" w:firstLine="480"/>
            <w:outlineLvl w:val="2"/>
          </w:pPr>
        </w:pPrChange>
      </w:pPr>
      <w:ins w:id="188" w:author="栾 锟" w:date="2021-05-05T22:26:00Z">
        <w:r>
          <w:rPr>
            <w:rFonts w:eastAsia="黑体"/>
            <w:sz w:val="24"/>
            <w:szCs w:val="24"/>
          </w:rPr>
          <w:tab/>
        </w:r>
      </w:ins>
      <w:del w:id="189" w:author="栾 锟" w:date="2021-05-05T22:26:00Z">
        <w:r w:rsidR="00976DAD" w:rsidRPr="00976DAD" w:rsidDel="002D546B">
          <w:rPr>
            <w:rFonts w:eastAsia="黑体"/>
            <w:sz w:val="24"/>
            <w:szCs w:val="24"/>
          </w:rPr>
          <w:tab/>
        </w:r>
        <w:r w:rsidR="00976DAD" w:rsidRPr="00976DAD" w:rsidDel="002D546B">
          <w:rPr>
            <w:rFonts w:eastAsia="黑体"/>
            <w:sz w:val="24"/>
            <w:szCs w:val="24"/>
          </w:rPr>
          <w:tab/>
        </w:r>
      </w:del>
      <w:r w:rsidR="00976DAD">
        <w:rPr>
          <w:rFonts w:eastAsia="黑体"/>
          <w:sz w:val="24"/>
          <w:szCs w:val="24"/>
        </w:rPr>
        <w:tab/>
      </w:r>
      <w:r w:rsidR="00976DAD" w:rsidRPr="00976DAD">
        <w:rPr>
          <w:rFonts w:eastAsia="黑体"/>
          <w:sz w:val="24"/>
          <w:szCs w:val="24"/>
        </w:rPr>
        <w:t>{</w:t>
      </w:r>
      <w:r w:rsidR="00081691" w:rsidRPr="00976DAD">
        <w:rPr>
          <w:rFonts w:eastAsia="黑体" w:hint="eastAsia"/>
          <w:sz w:val="24"/>
          <w:szCs w:val="24"/>
        </w:rPr>
        <w:t xml:space="preserve"> </w:t>
      </w:r>
    </w:p>
    <w:p w14:paraId="307C5BF9" w14:textId="2BB0EFE2" w:rsidR="00976DAD" w:rsidRPr="00976DAD" w:rsidRDefault="002D546B" w:rsidP="00976DAD">
      <w:pPr>
        <w:spacing w:line="360" w:lineRule="auto"/>
        <w:ind w:firstLineChars="200" w:firstLine="480"/>
        <w:outlineLvl w:val="2"/>
        <w:rPr>
          <w:rFonts w:eastAsia="黑体"/>
          <w:sz w:val="24"/>
          <w:szCs w:val="24"/>
        </w:rPr>
      </w:pPr>
      <w:ins w:id="190" w:author="栾 锟" w:date="2021-05-05T22:26:00Z">
        <w:r>
          <w:rPr>
            <w:rFonts w:eastAsia="黑体"/>
            <w:sz w:val="24"/>
            <w:szCs w:val="24"/>
          </w:rPr>
          <w:tab/>
        </w:r>
      </w:ins>
      <w:del w:id="191" w:author="栾 锟" w:date="2021-05-05T22:26:00Z">
        <w:r w:rsidR="00976DAD" w:rsidRPr="00976DAD" w:rsidDel="002D546B">
          <w:rPr>
            <w:rFonts w:eastAsia="黑体"/>
            <w:sz w:val="24"/>
            <w:szCs w:val="24"/>
          </w:rPr>
          <w:tab/>
        </w:r>
        <w:r w:rsidR="00976DAD" w:rsidRPr="00976DAD" w:rsidDel="002D546B">
          <w:rPr>
            <w:rFonts w:eastAsia="黑体"/>
            <w:sz w:val="24"/>
            <w:szCs w:val="24"/>
          </w:rPr>
          <w:tab/>
        </w:r>
        <w:r w:rsidR="00976DAD" w:rsidRPr="00976DAD" w:rsidDel="002D546B">
          <w:rPr>
            <w:rFonts w:eastAsia="黑体"/>
            <w:sz w:val="24"/>
            <w:szCs w:val="24"/>
          </w:rPr>
          <w:tab/>
        </w:r>
      </w:del>
      <w:r w:rsidR="00976DAD" w:rsidRPr="00976DAD">
        <w:rPr>
          <w:rFonts w:eastAsia="黑体"/>
          <w:sz w:val="24"/>
          <w:szCs w:val="24"/>
        </w:rPr>
        <w:t>pattern: /^[a-</w:t>
      </w:r>
      <w:proofErr w:type="spellStart"/>
      <w:r w:rsidR="00976DAD" w:rsidRPr="00976DAD">
        <w:rPr>
          <w:rFonts w:eastAsia="黑体"/>
          <w:sz w:val="24"/>
          <w:szCs w:val="24"/>
        </w:rPr>
        <w:t>zA</w:t>
      </w:r>
      <w:proofErr w:type="spellEnd"/>
      <w:r w:rsidR="00976DAD" w:rsidRPr="00976DAD">
        <w:rPr>
          <w:rFonts w:eastAsia="黑体"/>
          <w:sz w:val="24"/>
          <w:szCs w:val="24"/>
        </w:rPr>
        <w:t>-Z</w:t>
      </w:r>
      <w:proofErr w:type="gramStart"/>
      <w:r w:rsidR="00976DAD" w:rsidRPr="00976DAD">
        <w:rPr>
          <w:rFonts w:eastAsia="黑体"/>
          <w:sz w:val="24"/>
          <w:szCs w:val="24"/>
        </w:rPr>
        <w:t>_][</w:t>
      </w:r>
      <w:proofErr w:type="gramEnd"/>
      <w:r w:rsidR="00976DAD" w:rsidRPr="00976DAD">
        <w:rPr>
          <w:rFonts w:eastAsia="黑体"/>
          <w:sz w:val="24"/>
          <w:szCs w:val="24"/>
        </w:rPr>
        <w:t>0-9a-zA-Z_]{5,14}$/,</w:t>
      </w:r>
    </w:p>
    <w:p w14:paraId="2DE123B8" w14:textId="77777777" w:rsidR="00976DAD" w:rsidRPr="00976DAD" w:rsidRDefault="00976DAD" w:rsidP="00976DAD">
      <w:pPr>
        <w:spacing w:line="360" w:lineRule="auto"/>
        <w:ind w:firstLineChars="200" w:firstLine="480"/>
        <w:outlineLvl w:val="2"/>
        <w:rPr>
          <w:rFonts w:eastAsia="黑体"/>
          <w:sz w:val="24"/>
          <w:szCs w:val="24"/>
        </w:rPr>
      </w:pPr>
      <w:r w:rsidRPr="00976DAD">
        <w:rPr>
          <w:rFonts w:eastAsia="黑体" w:hint="eastAsia"/>
          <w:sz w:val="24"/>
          <w:szCs w:val="24"/>
        </w:rPr>
        <w:tab/>
      </w:r>
      <w:del w:id="192" w:author="栾 锟" w:date="2021-05-05T22:26:00Z">
        <w:r w:rsidRPr="00976DAD" w:rsidDel="002D546B">
          <w:rPr>
            <w:rFonts w:eastAsia="黑体" w:hint="eastAsia"/>
            <w:sz w:val="24"/>
            <w:szCs w:val="24"/>
          </w:rPr>
          <w:tab/>
        </w:r>
        <w:r w:rsidRPr="00976DAD" w:rsidDel="002D546B">
          <w:rPr>
            <w:rFonts w:eastAsia="黑体" w:hint="eastAsia"/>
            <w:sz w:val="24"/>
            <w:szCs w:val="24"/>
          </w:rPr>
          <w:tab/>
        </w:r>
      </w:del>
      <w:r w:rsidRPr="00976DAD">
        <w:rPr>
          <w:rFonts w:eastAsia="黑体" w:hint="eastAsia"/>
          <w:sz w:val="24"/>
          <w:szCs w:val="24"/>
        </w:rPr>
        <w:t>message: '</w:t>
      </w:r>
      <w:r w:rsidRPr="00976DAD">
        <w:rPr>
          <w:rFonts w:eastAsia="黑体" w:hint="eastAsia"/>
          <w:sz w:val="24"/>
          <w:szCs w:val="24"/>
        </w:rPr>
        <w:t>需同时含有字母和数字，长度在</w:t>
      </w:r>
      <w:r w:rsidRPr="00976DAD">
        <w:rPr>
          <w:rFonts w:eastAsia="黑体" w:hint="eastAsia"/>
          <w:sz w:val="24"/>
          <w:szCs w:val="24"/>
        </w:rPr>
        <w:t>6-12</w:t>
      </w:r>
      <w:r w:rsidRPr="00976DAD">
        <w:rPr>
          <w:rFonts w:eastAsia="黑体" w:hint="eastAsia"/>
          <w:sz w:val="24"/>
          <w:szCs w:val="24"/>
        </w:rPr>
        <w:t>之间</w:t>
      </w:r>
      <w:r w:rsidRPr="00976DAD">
        <w:rPr>
          <w:rFonts w:eastAsia="黑体" w:hint="eastAsia"/>
          <w:sz w:val="24"/>
          <w:szCs w:val="24"/>
        </w:rPr>
        <w:t>',</w:t>
      </w:r>
    </w:p>
    <w:p w14:paraId="31240F87" w14:textId="77777777" w:rsidR="00976DAD" w:rsidRPr="00976DAD" w:rsidRDefault="00976DAD" w:rsidP="00976DAD">
      <w:pPr>
        <w:spacing w:line="360" w:lineRule="auto"/>
        <w:ind w:firstLineChars="200" w:firstLine="480"/>
        <w:outlineLvl w:val="2"/>
        <w:rPr>
          <w:rFonts w:eastAsia="黑体"/>
          <w:sz w:val="24"/>
          <w:szCs w:val="24"/>
        </w:rPr>
      </w:pPr>
      <w:r w:rsidRPr="00976DAD">
        <w:rPr>
          <w:rFonts w:eastAsia="黑体"/>
          <w:sz w:val="24"/>
          <w:szCs w:val="24"/>
        </w:rPr>
        <w:tab/>
      </w:r>
      <w:del w:id="193" w:author="栾 锟" w:date="2021-05-05T22:26:00Z">
        <w:r w:rsidRPr="00976DAD" w:rsidDel="002D546B">
          <w:rPr>
            <w:rFonts w:eastAsia="黑体"/>
            <w:sz w:val="24"/>
            <w:szCs w:val="24"/>
          </w:rPr>
          <w:tab/>
        </w:r>
        <w:r w:rsidRPr="00976DAD" w:rsidDel="002D546B">
          <w:rPr>
            <w:rFonts w:eastAsia="黑体"/>
            <w:sz w:val="24"/>
            <w:szCs w:val="24"/>
          </w:rPr>
          <w:tab/>
        </w:r>
      </w:del>
      <w:r w:rsidRPr="00976DAD">
        <w:rPr>
          <w:rFonts w:eastAsia="黑体"/>
          <w:sz w:val="24"/>
          <w:szCs w:val="24"/>
        </w:rPr>
        <w:t>trigger: ['change', 'blur'],</w:t>
      </w:r>
    </w:p>
    <w:p w14:paraId="4F748509" w14:textId="77777777" w:rsidR="00976DAD" w:rsidRPr="00976DAD" w:rsidRDefault="00976DAD" w:rsidP="00976DAD">
      <w:pPr>
        <w:spacing w:line="360" w:lineRule="auto"/>
        <w:ind w:firstLineChars="200" w:firstLine="480"/>
        <w:outlineLvl w:val="2"/>
        <w:rPr>
          <w:rFonts w:eastAsia="黑体"/>
          <w:sz w:val="24"/>
          <w:szCs w:val="24"/>
        </w:rPr>
      </w:pPr>
      <w:r w:rsidRPr="00976DAD">
        <w:rPr>
          <w:rFonts w:eastAsia="黑体"/>
          <w:sz w:val="24"/>
          <w:szCs w:val="24"/>
        </w:rPr>
        <w:tab/>
      </w:r>
      <w:del w:id="194" w:author="栾 锟" w:date="2021-05-05T22:26:00Z">
        <w:r w:rsidRPr="00976DAD" w:rsidDel="002D546B">
          <w:rPr>
            <w:rFonts w:eastAsia="黑体"/>
            <w:sz w:val="24"/>
            <w:szCs w:val="24"/>
          </w:rPr>
          <w:tab/>
        </w:r>
        <w:r w:rsidRPr="00976DAD" w:rsidDel="002D546B">
          <w:rPr>
            <w:rFonts w:eastAsia="黑体"/>
            <w:sz w:val="24"/>
            <w:szCs w:val="24"/>
          </w:rPr>
          <w:tab/>
        </w:r>
      </w:del>
      <w:r w:rsidRPr="00976DAD">
        <w:rPr>
          <w:rFonts w:eastAsia="黑体"/>
          <w:sz w:val="24"/>
          <w:szCs w:val="24"/>
        </w:rPr>
        <w:t>}</w:t>
      </w:r>
    </w:p>
    <w:p w14:paraId="6EFA7492" w14:textId="29A0FA25" w:rsidR="00976DAD" w:rsidRDefault="00976DAD" w:rsidP="00752CBE">
      <w:pPr>
        <w:spacing w:line="360" w:lineRule="auto"/>
        <w:ind w:firstLineChars="200" w:firstLine="480"/>
        <w:outlineLvl w:val="2"/>
        <w:rPr>
          <w:rFonts w:eastAsia="黑体"/>
          <w:sz w:val="24"/>
          <w:szCs w:val="24"/>
        </w:rPr>
      </w:pPr>
      <w:r w:rsidRPr="00976DAD">
        <w:rPr>
          <w:rFonts w:eastAsia="黑体"/>
          <w:sz w:val="24"/>
          <w:szCs w:val="24"/>
        </w:rPr>
        <w:lastRenderedPageBreak/>
        <w:tab/>
      </w:r>
      <w:del w:id="195" w:author="栾 锟" w:date="2021-05-05T22:26:00Z">
        <w:r w:rsidRPr="00976DAD" w:rsidDel="002D546B">
          <w:rPr>
            <w:rFonts w:eastAsia="黑体"/>
            <w:sz w:val="24"/>
            <w:szCs w:val="24"/>
          </w:rPr>
          <w:tab/>
        </w:r>
        <w:r w:rsidDel="002D546B">
          <w:rPr>
            <w:rFonts w:eastAsia="黑体"/>
            <w:sz w:val="24"/>
            <w:szCs w:val="24"/>
          </w:rPr>
          <w:tab/>
        </w:r>
      </w:del>
      <w:r w:rsidRPr="00976DAD">
        <w:rPr>
          <w:rFonts w:eastAsia="黑体"/>
          <w:sz w:val="24"/>
          <w:szCs w:val="24"/>
        </w:rPr>
        <w:t>],</w:t>
      </w:r>
      <w:r w:rsidR="00081691">
        <w:rPr>
          <w:rFonts w:eastAsia="黑体" w:hint="eastAsia"/>
          <w:sz w:val="24"/>
          <w:szCs w:val="24"/>
        </w:rPr>
        <w:t>···</w:t>
      </w:r>
    </w:p>
    <w:p w14:paraId="1FA92D18" w14:textId="77777777" w:rsidR="00752CBE" w:rsidRPr="006847BD" w:rsidRDefault="00752CBE">
      <w:pPr>
        <w:spacing w:line="360" w:lineRule="auto"/>
        <w:ind w:firstLineChars="200" w:firstLine="480"/>
        <w:jc w:val="left"/>
        <w:rPr>
          <w:sz w:val="24"/>
          <w:szCs w:val="24"/>
          <w:rPrChange w:id="196" w:author="thinkpad" w:date="2021-05-05T00:25:00Z">
            <w:rPr>
              <w:rFonts w:eastAsia="黑体"/>
              <w:sz w:val="24"/>
              <w:szCs w:val="24"/>
            </w:rPr>
          </w:rPrChange>
        </w:rPr>
        <w:pPrChange w:id="197" w:author="thinkpad" w:date="2021-05-05T00:25:00Z">
          <w:pPr>
            <w:spacing w:line="360" w:lineRule="auto"/>
            <w:ind w:firstLineChars="200" w:firstLine="480"/>
            <w:outlineLvl w:val="2"/>
          </w:pPr>
        </w:pPrChange>
      </w:pPr>
    </w:p>
    <w:p w14:paraId="577E4C43" w14:textId="7BC18373" w:rsidR="00081691" w:rsidRPr="006847BD" w:rsidDel="002D546B" w:rsidRDefault="00081691">
      <w:pPr>
        <w:widowControl/>
        <w:spacing w:line="360" w:lineRule="auto"/>
        <w:ind w:firstLineChars="200" w:firstLine="480"/>
        <w:jc w:val="left"/>
        <w:rPr>
          <w:del w:id="198" w:author="栾 锟" w:date="2021-05-05T22:26:00Z"/>
          <w:sz w:val="24"/>
          <w:szCs w:val="24"/>
          <w:rPrChange w:id="199" w:author="thinkpad" w:date="2021-05-05T00:25:00Z">
            <w:rPr>
              <w:del w:id="200" w:author="栾 锟" w:date="2021-05-05T22:26:00Z"/>
              <w:rFonts w:eastAsia="黑体"/>
              <w:sz w:val="24"/>
              <w:szCs w:val="24"/>
            </w:rPr>
          </w:rPrChange>
        </w:rPr>
        <w:pPrChange w:id="201" w:author="thinkpad" w:date="2021-05-05T00:25:00Z">
          <w:pPr>
            <w:widowControl/>
            <w:ind w:left="420"/>
            <w:jc w:val="left"/>
          </w:pPr>
        </w:pPrChange>
      </w:pPr>
      <w:proofErr w:type="spellStart"/>
      <w:r w:rsidRPr="006847BD">
        <w:rPr>
          <w:sz w:val="24"/>
          <w:szCs w:val="24"/>
          <w:rPrChange w:id="202" w:author="thinkpad" w:date="2021-05-05T00:25:00Z">
            <w:rPr>
              <w:rFonts w:eastAsia="黑体"/>
              <w:sz w:val="24"/>
              <w:szCs w:val="24"/>
            </w:rPr>
          </w:rPrChange>
        </w:rPr>
        <w:t>Typescipt</w:t>
      </w:r>
      <w:proofErr w:type="spellEnd"/>
      <w:r w:rsidRPr="006847BD">
        <w:rPr>
          <w:rFonts w:hint="eastAsia"/>
          <w:sz w:val="24"/>
          <w:szCs w:val="24"/>
          <w:rPrChange w:id="203" w:author="thinkpad" w:date="2021-05-05T00:25:00Z">
            <w:rPr>
              <w:rFonts w:eastAsia="黑体" w:hint="eastAsia"/>
              <w:sz w:val="24"/>
              <w:szCs w:val="24"/>
            </w:rPr>
          </w:rPrChange>
        </w:rPr>
        <w:t>层在</w:t>
      </w:r>
      <w:proofErr w:type="spellStart"/>
      <w:r w:rsidRPr="006847BD">
        <w:rPr>
          <w:sz w:val="24"/>
          <w:szCs w:val="24"/>
          <w:rPrChange w:id="204" w:author="thinkpad" w:date="2021-05-05T00:25:00Z">
            <w:rPr>
              <w:rFonts w:eastAsia="黑体"/>
              <w:sz w:val="24"/>
              <w:szCs w:val="24"/>
            </w:rPr>
          </w:rPrChange>
        </w:rPr>
        <w:t>user.ts</w:t>
      </w:r>
      <w:proofErr w:type="spellEnd"/>
      <w:r w:rsidRPr="006847BD">
        <w:rPr>
          <w:rFonts w:hint="eastAsia"/>
          <w:sz w:val="24"/>
          <w:szCs w:val="24"/>
          <w:rPrChange w:id="205" w:author="thinkpad" w:date="2021-05-05T00:25:00Z">
            <w:rPr>
              <w:rFonts w:eastAsia="黑体" w:hint="eastAsia"/>
              <w:sz w:val="24"/>
              <w:szCs w:val="24"/>
            </w:rPr>
          </w:rPrChange>
        </w:rPr>
        <w:t>中构造了</w:t>
      </w:r>
      <w:r w:rsidRPr="006847BD">
        <w:rPr>
          <w:sz w:val="24"/>
          <w:szCs w:val="24"/>
          <w:rPrChange w:id="206" w:author="thinkpad" w:date="2021-05-05T00:25:00Z">
            <w:rPr>
              <w:rFonts w:eastAsia="黑体"/>
              <w:sz w:val="24"/>
              <w:szCs w:val="24"/>
            </w:rPr>
          </w:rPrChange>
        </w:rPr>
        <w:t>Register</w:t>
      </w:r>
      <w:r w:rsidRPr="006847BD">
        <w:rPr>
          <w:rFonts w:hint="eastAsia"/>
          <w:sz w:val="24"/>
          <w:szCs w:val="24"/>
          <w:rPrChange w:id="207" w:author="thinkpad" w:date="2021-05-05T00:25:00Z">
            <w:rPr>
              <w:rFonts w:eastAsia="黑体" w:hint="eastAsia"/>
              <w:sz w:val="24"/>
              <w:szCs w:val="24"/>
            </w:rPr>
          </w:rPrChange>
        </w:rPr>
        <w:t>类</w:t>
      </w:r>
      <w:r w:rsidR="00752CBE" w:rsidRPr="006847BD">
        <w:rPr>
          <w:rFonts w:hint="eastAsia"/>
          <w:sz w:val="24"/>
          <w:szCs w:val="24"/>
          <w:rPrChange w:id="208" w:author="thinkpad" w:date="2021-05-05T00:25:00Z">
            <w:rPr>
              <w:rFonts w:eastAsia="黑体" w:hint="eastAsia"/>
              <w:sz w:val="24"/>
              <w:szCs w:val="24"/>
            </w:rPr>
          </w:rPrChange>
        </w:rPr>
        <w:t>，将与注册相关的方法封装在类中，</w:t>
      </w:r>
      <w:r w:rsidR="00752CBE" w:rsidRPr="006847BD">
        <w:rPr>
          <w:sz w:val="24"/>
          <w:szCs w:val="24"/>
          <w:rPrChange w:id="209" w:author="thinkpad" w:date="2021-05-05T00:25:00Z">
            <w:rPr>
              <w:rFonts w:eastAsia="黑体"/>
              <w:sz w:val="24"/>
              <w:szCs w:val="24"/>
            </w:rPr>
          </w:rPrChange>
        </w:rPr>
        <w:t>register</w:t>
      </w:r>
      <w:r w:rsidR="00752CBE" w:rsidRPr="006847BD">
        <w:rPr>
          <w:rFonts w:hint="eastAsia"/>
          <w:sz w:val="24"/>
          <w:szCs w:val="24"/>
          <w:rPrChange w:id="210" w:author="thinkpad" w:date="2021-05-05T00:25:00Z">
            <w:rPr>
              <w:rFonts w:eastAsia="黑体" w:hint="eastAsia"/>
              <w:sz w:val="24"/>
              <w:szCs w:val="24"/>
            </w:rPr>
          </w:rPrChange>
        </w:rPr>
        <w:t>方法通过使用</w:t>
      </w:r>
      <w:r w:rsidR="00752CBE" w:rsidRPr="006847BD">
        <w:rPr>
          <w:sz w:val="24"/>
          <w:szCs w:val="24"/>
          <w:rPrChange w:id="211" w:author="thinkpad" w:date="2021-05-05T00:25:00Z">
            <w:rPr>
              <w:rFonts w:eastAsia="黑体"/>
              <w:sz w:val="24"/>
              <w:szCs w:val="24"/>
            </w:rPr>
          </w:rPrChange>
        </w:rPr>
        <w:t>promise</w:t>
      </w:r>
      <w:r w:rsidR="00752CBE" w:rsidRPr="006847BD">
        <w:rPr>
          <w:rFonts w:hint="eastAsia"/>
          <w:sz w:val="24"/>
          <w:szCs w:val="24"/>
          <w:rPrChange w:id="212" w:author="thinkpad" w:date="2021-05-05T00:25:00Z">
            <w:rPr>
              <w:rFonts w:eastAsia="黑体" w:hint="eastAsia"/>
              <w:sz w:val="24"/>
              <w:szCs w:val="24"/>
            </w:rPr>
          </w:rPrChange>
        </w:rPr>
        <w:t>构造封装</w:t>
      </w:r>
      <w:r w:rsidR="00752CBE" w:rsidRPr="006847BD">
        <w:rPr>
          <w:sz w:val="24"/>
          <w:szCs w:val="24"/>
          <w:rPrChange w:id="213" w:author="thinkpad" w:date="2021-05-05T00:25:00Z">
            <w:rPr>
              <w:rFonts w:eastAsia="黑体"/>
              <w:sz w:val="24"/>
              <w:szCs w:val="24"/>
            </w:rPr>
          </w:rPrChange>
        </w:rPr>
        <w:t>http</w:t>
      </w:r>
      <w:r w:rsidR="00752CBE" w:rsidRPr="006847BD">
        <w:rPr>
          <w:rFonts w:hint="eastAsia"/>
          <w:sz w:val="24"/>
          <w:szCs w:val="24"/>
          <w:rPrChange w:id="214" w:author="thinkpad" w:date="2021-05-05T00:25:00Z">
            <w:rPr>
              <w:rFonts w:eastAsia="黑体" w:hint="eastAsia"/>
              <w:sz w:val="24"/>
              <w:szCs w:val="24"/>
            </w:rPr>
          </w:rPrChange>
        </w:rPr>
        <w:t>请求的方式来实现同步请求，调用</w:t>
      </w:r>
      <w:proofErr w:type="spellStart"/>
      <w:r w:rsidR="00752CBE" w:rsidRPr="006847BD">
        <w:rPr>
          <w:sz w:val="24"/>
          <w:szCs w:val="24"/>
          <w:rPrChange w:id="215" w:author="thinkpad" w:date="2021-05-05T00:25:00Z">
            <w:rPr>
              <w:rFonts w:eastAsia="黑体"/>
              <w:sz w:val="24"/>
              <w:szCs w:val="24"/>
            </w:rPr>
          </w:rPrChange>
        </w:rPr>
        <w:t>userexist</w:t>
      </w:r>
      <w:proofErr w:type="spellEnd"/>
      <w:r w:rsidR="00752CBE" w:rsidRPr="006847BD">
        <w:rPr>
          <w:rFonts w:hint="eastAsia"/>
          <w:sz w:val="24"/>
          <w:szCs w:val="24"/>
          <w:rPrChange w:id="216" w:author="thinkpad" w:date="2021-05-05T00:25:00Z">
            <w:rPr>
              <w:rFonts w:eastAsia="黑体" w:hint="eastAsia"/>
              <w:sz w:val="24"/>
              <w:szCs w:val="24"/>
            </w:rPr>
          </w:rPrChange>
        </w:rPr>
        <w:t>方法来获取当前注册用户名是否存在，完成注册并返回到页面相应信息</w:t>
      </w:r>
      <w:ins w:id="217" w:author="thinkpad" w:date="2021-05-05T00:26:00Z">
        <w:r w:rsidR="006847BD">
          <w:rPr>
            <w:rFonts w:hint="eastAsia"/>
            <w:sz w:val="24"/>
            <w:szCs w:val="24"/>
          </w:rPr>
          <w:t>。</w:t>
        </w:r>
        <w:r w:rsidR="006847BD">
          <w:rPr>
            <w:sz w:val="24"/>
            <w:szCs w:val="24"/>
          </w:rPr>
          <w:t>用户注册</w:t>
        </w:r>
        <w:r w:rsidR="006847BD" w:rsidRPr="006847BD">
          <w:rPr>
            <w:rFonts w:hint="eastAsia"/>
            <w:sz w:val="24"/>
            <w:szCs w:val="24"/>
          </w:rPr>
          <w:t>typescript</w:t>
        </w:r>
        <w:r w:rsidR="006847BD" w:rsidRPr="006847BD">
          <w:rPr>
            <w:rFonts w:hint="eastAsia"/>
            <w:sz w:val="24"/>
            <w:szCs w:val="24"/>
          </w:rPr>
          <w:t>逻辑</w:t>
        </w:r>
        <w:r w:rsidR="006847BD">
          <w:rPr>
            <w:rFonts w:hint="eastAsia"/>
            <w:sz w:val="24"/>
            <w:szCs w:val="24"/>
          </w:rPr>
          <w:t>，如图</w:t>
        </w:r>
        <w:r w:rsidR="006847BD">
          <w:rPr>
            <w:rFonts w:hint="eastAsia"/>
            <w:sz w:val="24"/>
            <w:szCs w:val="24"/>
          </w:rPr>
          <w:t>5-3</w:t>
        </w:r>
        <w:r w:rsidR="006847BD">
          <w:rPr>
            <w:rFonts w:hint="eastAsia"/>
            <w:sz w:val="24"/>
            <w:szCs w:val="24"/>
          </w:rPr>
          <w:t>所示。</w:t>
        </w:r>
      </w:ins>
    </w:p>
    <w:p w14:paraId="70F64751" w14:textId="77777777" w:rsidR="00EC44A8" w:rsidRDefault="00EC44A8" w:rsidP="002D546B">
      <w:pPr>
        <w:widowControl/>
        <w:spacing w:line="360" w:lineRule="auto"/>
        <w:ind w:firstLineChars="200" w:firstLine="480"/>
        <w:jc w:val="left"/>
        <w:rPr>
          <w:ins w:id="218" w:author="Administrator" w:date="2021-05-05T17:31:00Z"/>
          <w:rFonts w:eastAsia="黑体" w:hint="eastAsia"/>
          <w:noProof/>
          <w:sz w:val="24"/>
          <w:szCs w:val="24"/>
        </w:rPr>
        <w:pPrChange w:id="219" w:author="栾 锟" w:date="2021-05-05T22:26:00Z">
          <w:pPr>
            <w:spacing w:line="360" w:lineRule="auto"/>
            <w:ind w:firstLineChars="200" w:firstLine="480"/>
            <w:jc w:val="center"/>
            <w:outlineLvl w:val="2"/>
          </w:pPr>
        </w:pPrChange>
      </w:pPr>
    </w:p>
    <w:p w14:paraId="35C30B20" w14:textId="42592316" w:rsidR="00976DAD" w:rsidRDefault="00752CBE" w:rsidP="00752CBE">
      <w:pPr>
        <w:spacing w:line="360" w:lineRule="auto"/>
        <w:ind w:firstLineChars="200" w:firstLine="480"/>
        <w:jc w:val="center"/>
        <w:outlineLvl w:val="2"/>
        <w:rPr>
          <w:rFonts w:eastAsia="黑体"/>
          <w:noProof/>
          <w:sz w:val="24"/>
          <w:szCs w:val="24"/>
        </w:rPr>
      </w:pPr>
      <w:commentRangeStart w:id="220"/>
      <w:r>
        <w:rPr>
          <w:rFonts w:eastAsia="黑体"/>
          <w:noProof/>
          <w:sz w:val="24"/>
          <w:szCs w:val="24"/>
        </w:rPr>
        <w:drawing>
          <wp:inline distT="0" distB="0" distL="0" distR="0" wp14:anchorId="6C3B87EE" wp14:editId="2828B50A">
            <wp:extent cx="3095625" cy="4576475"/>
            <wp:effectExtent l="0" t="0" r="0" b="0"/>
            <wp:docPr id="5" name="图片 5" descr="F:\下载\Flow Chart Dem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下载\Flow Chart Demo (1).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735" t="9502" r="11474" b="16128"/>
                    <a:stretch/>
                  </pic:blipFill>
                  <pic:spPr bwMode="auto">
                    <a:xfrm>
                      <a:off x="0" y="0"/>
                      <a:ext cx="3105121" cy="4590514"/>
                    </a:xfrm>
                    <a:prstGeom prst="rect">
                      <a:avLst/>
                    </a:prstGeom>
                    <a:noFill/>
                    <a:ln>
                      <a:noFill/>
                    </a:ln>
                    <a:extLst>
                      <a:ext uri="{53640926-AAD7-44D8-BBD7-CCE9431645EC}">
                        <a14:shadowObscured xmlns:a14="http://schemas.microsoft.com/office/drawing/2010/main"/>
                      </a:ext>
                    </a:extLst>
                  </pic:spPr>
                </pic:pic>
              </a:graphicData>
            </a:graphic>
          </wp:inline>
        </w:drawing>
      </w:r>
      <w:commentRangeEnd w:id="220"/>
      <w:r w:rsidR="006847BD">
        <w:rPr>
          <w:rStyle w:val="af6"/>
        </w:rPr>
        <w:commentReference w:id="220"/>
      </w:r>
    </w:p>
    <w:p w14:paraId="5BD12CBA" w14:textId="57880B66" w:rsidR="00752CBE" w:rsidRDefault="00752CBE" w:rsidP="00752CBE">
      <w:pPr>
        <w:spacing w:line="360" w:lineRule="auto"/>
        <w:jc w:val="center"/>
        <w:rPr>
          <w:b/>
          <w:bCs/>
          <w:szCs w:val="21"/>
        </w:rPr>
      </w:pPr>
      <w:r>
        <w:rPr>
          <w:b/>
          <w:bCs/>
          <w:szCs w:val="21"/>
        </w:rPr>
        <w:t>图</w:t>
      </w:r>
      <w:r>
        <w:rPr>
          <w:b/>
          <w:bCs/>
          <w:szCs w:val="21"/>
        </w:rPr>
        <w:t>5-</w:t>
      </w:r>
      <w:del w:id="221" w:author="thinkpad" w:date="2021-05-05T00:27:00Z">
        <w:r w:rsidDel="006847BD">
          <w:rPr>
            <w:b/>
            <w:bCs/>
            <w:szCs w:val="21"/>
          </w:rPr>
          <w:delText>2</w:delText>
        </w:r>
        <w:r w:rsidDel="006847BD">
          <w:rPr>
            <w:rFonts w:hint="eastAsia"/>
            <w:b/>
            <w:bCs/>
            <w:szCs w:val="21"/>
          </w:rPr>
          <w:delText>-</w:delText>
        </w:r>
        <w:r w:rsidDel="006847BD">
          <w:rPr>
            <w:b/>
            <w:bCs/>
            <w:szCs w:val="21"/>
          </w:rPr>
          <w:delText>2</w:delText>
        </w:r>
      </w:del>
      <w:ins w:id="222" w:author="thinkpad" w:date="2021-05-05T00:27:00Z">
        <w:r w:rsidR="006847BD">
          <w:rPr>
            <w:rFonts w:hint="eastAsia"/>
            <w:b/>
            <w:bCs/>
            <w:szCs w:val="21"/>
          </w:rPr>
          <w:t>3</w:t>
        </w:r>
      </w:ins>
      <w:r>
        <w:rPr>
          <w:b/>
          <w:bCs/>
          <w:szCs w:val="21"/>
        </w:rPr>
        <w:t xml:space="preserve"> </w:t>
      </w:r>
      <w:r>
        <w:rPr>
          <w:rFonts w:hint="eastAsia"/>
          <w:b/>
          <w:bCs/>
          <w:szCs w:val="21"/>
        </w:rPr>
        <w:t>用户注册</w:t>
      </w:r>
      <w:r w:rsidR="00B026CB">
        <w:rPr>
          <w:rFonts w:hint="eastAsia"/>
          <w:b/>
          <w:bCs/>
          <w:szCs w:val="21"/>
        </w:rPr>
        <w:t>type</w:t>
      </w:r>
      <w:r w:rsidR="00B026CB">
        <w:rPr>
          <w:b/>
          <w:bCs/>
          <w:szCs w:val="21"/>
        </w:rPr>
        <w:t>script</w:t>
      </w:r>
      <w:r w:rsidR="00B026CB">
        <w:rPr>
          <w:rFonts w:hint="eastAsia"/>
          <w:b/>
          <w:bCs/>
          <w:szCs w:val="21"/>
        </w:rPr>
        <w:t>逻辑</w:t>
      </w:r>
    </w:p>
    <w:p w14:paraId="70A3ED3D" w14:textId="77777777" w:rsidR="00752CBE" w:rsidRPr="00752CBE" w:rsidRDefault="00752CBE" w:rsidP="00752CBE">
      <w:pPr>
        <w:spacing w:line="360" w:lineRule="auto"/>
        <w:ind w:firstLineChars="200" w:firstLine="480"/>
        <w:jc w:val="center"/>
        <w:outlineLvl w:val="2"/>
        <w:rPr>
          <w:rFonts w:eastAsia="黑体"/>
          <w:noProof/>
          <w:sz w:val="24"/>
          <w:szCs w:val="24"/>
        </w:rPr>
      </w:pPr>
    </w:p>
    <w:p w14:paraId="341125A0" w14:textId="77777777" w:rsidR="00976DAD" w:rsidRPr="00976DAD" w:rsidRDefault="00976DAD" w:rsidP="00752CBE">
      <w:pPr>
        <w:spacing w:line="360" w:lineRule="auto"/>
        <w:outlineLvl w:val="2"/>
        <w:rPr>
          <w:rFonts w:eastAsia="黑体"/>
          <w:sz w:val="24"/>
          <w:szCs w:val="24"/>
        </w:rPr>
      </w:pPr>
      <w:r w:rsidRPr="00976DAD">
        <w:rPr>
          <w:rFonts w:eastAsia="黑体"/>
          <w:sz w:val="24"/>
          <w:szCs w:val="24"/>
        </w:rPr>
        <w:t xml:space="preserve">public async </w:t>
      </w:r>
      <w:proofErr w:type="spellStart"/>
      <w:r w:rsidRPr="00976DAD">
        <w:rPr>
          <w:rFonts w:eastAsia="黑体"/>
          <w:sz w:val="24"/>
          <w:szCs w:val="24"/>
        </w:rPr>
        <w:t>userexist</w:t>
      </w:r>
      <w:proofErr w:type="spellEnd"/>
      <w:r w:rsidRPr="00976DAD">
        <w:rPr>
          <w:rFonts w:eastAsia="黑体"/>
          <w:sz w:val="24"/>
          <w:szCs w:val="24"/>
        </w:rPr>
        <w:t>(</w:t>
      </w:r>
      <w:proofErr w:type="gramStart"/>
      <w:r w:rsidRPr="00976DAD">
        <w:rPr>
          <w:rFonts w:eastAsia="黑体"/>
          <w:sz w:val="24"/>
          <w:szCs w:val="24"/>
        </w:rPr>
        <w:t>):Promise</w:t>
      </w:r>
      <w:proofErr w:type="gramEnd"/>
      <w:r w:rsidRPr="00976DAD">
        <w:rPr>
          <w:rFonts w:eastAsia="黑体"/>
          <w:sz w:val="24"/>
          <w:szCs w:val="24"/>
        </w:rPr>
        <w:t>&lt;Boolean&gt;{</w:t>
      </w:r>
    </w:p>
    <w:p w14:paraId="10DD2AE4" w14:textId="5BC793EE" w:rsidR="00976DAD" w:rsidRPr="00976DAD" w:rsidRDefault="00976DAD" w:rsidP="00752CBE">
      <w:pPr>
        <w:spacing w:line="360" w:lineRule="auto"/>
        <w:outlineLvl w:val="2"/>
        <w:rPr>
          <w:rFonts w:eastAsia="黑体"/>
          <w:sz w:val="24"/>
          <w:szCs w:val="24"/>
        </w:rPr>
      </w:pPr>
      <w:r w:rsidRPr="00976DAD">
        <w:rPr>
          <w:rFonts w:eastAsia="黑体"/>
          <w:sz w:val="24"/>
          <w:szCs w:val="24"/>
        </w:rPr>
        <w:tab/>
      </w:r>
      <w:r w:rsidRPr="00976DAD">
        <w:rPr>
          <w:rFonts w:eastAsia="黑体"/>
          <w:sz w:val="24"/>
          <w:szCs w:val="24"/>
        </w:rPr>
        <w:tab/>
      </w:r>
      <w:proofErr w:type="spellStart"/>
      <w:r w:rsidRPr="00976DAD">
        <w:rPr>
          <w:rFonts w:eastAsia="黑体"/>
          <w:sz w:val="24"/>
          <w:szCs w:val="24"/>
        </w:rPr>
        <w:t>this.src</w:t>
      </w:r>
      <w:proofErr w:type="spellEnd"/>
      <w:r w:rsidRPr="00976DAD">
        <w:rPr>
          <w:rFonts w:eastAsia="黑体"/>
          <w:sz w:val="24"/>
          <w:szCs w:val="24"/>
        </w:rPr>
        <w:t xml:space="preserve"> = </w:t>
      </w:r>
      <w:proofErr w:type="spellStart"/>
      <w:r w:rsidRPr="00976DAD">
        <w:rPr>
          <w:rFonts w:eastAsia="黑体"/>
          <w:sz w:val="24"/>
          <w:szCs w:val="24"/>
        </w:rPr>
        <w:t>getsrc</w:t>
      </w:r>
      <w:proofErr w:type="spellEnd"/>
      <w:r w:rsidRPr="00976DAD">
        <w:rPr>
          <w:rFonts w:eastAsia="黑体"/>
          <w:sz w:val="24"/>
          <w:szCs w:val="24"/>
        </w:rPr>
        <w:t>(</w:t>
      </w:r>
      <w:proofErr w:type="spellStart"/>
      <w:proofErr w:type="gramStart"/>
      <w:r w:rsidRPr="00976DAD">
        <w:rPr>
          <w:rFonts w:eastAsia="黑体"/>
          <w:sz w:val="24"/>
          <w:szCs w:val="24"/>
        </w:rPr>
        <w:t>this.username</w:t>
      </w:r>
      <w:proofErr w:type="spellEnd"/>
      <w:proofErr w:type="gramEnd"/>
      <w:r w:rsidRPr="00976DAD">
        <w:rPr>
          <w:rFonts w:eastAsia="黑体"/>
          <w:sz w:val="24"/>
          <w:szCs w:val="24"/>
        </w:rPr>
        <w:t>);</w:t>
      </w:r>
    </w:p>
    <w:p w14:paraId="0FC33669" w14:textId="64EFD0EA" w:rsidR="00976DAD" w:rsidRPr="00976DAD" w:rsidRDefault="00976DAD" w:rsidP="00752CBE">
      <w:pPr>
        <w:spacing w:line="360" w:lineRule="auto"/>
        <w:outlineLvl w:val="2"/>
        <w:rPr>
          <w:rFonts w:eastAsia="黑体"/>
          <w:sz w:val="24"/>
          <w:szCs w:val="24"/>
        </w:rPr>
      </w:pPr>
      <w:r w:rsidRPr="00976DAD">
        <w:rPr>
          <w:rFonts w:eastAsia="黑体"/>
          <w:sz w:val="24"/>
          <w:szCs w:val="24"/>
        </w:rPr>
        <w:tab/>
      </w:r>
      <w:r w:rsidRPr="00976DAD">
        <w:rPr>
          <w:rFonts w:eastAsia="黑体"/>
          <w:sz w:val="24"/>
          <w:szCs w:val="24"/>
        </w:rPr>
        <w:tab/>
      </w:r>
      <w:proofErr w:type="spellStart"/>
      <w:proofErr w:type="gramStart"/>
      <w:r w:rsidRPr="00976DAD">
        <w:rPr>
          <w:rFonts w:eastAsia="黑体"/>
          <w:sz w:val="24"/>
          <w:szCs w:val="24"/>
        </w:rPr>
        <w:t>this.root</w:t>
      </w:r>
      <w:proofErr w:type="spellEnd"/>
      <w:proofErr w:type="gramEnd"/>
      <w:r w:rsidRPr="00976DAD">
        <w:rPr>
          <w:rFonts w:eastAsia="黑体"/>
          <w:sz w:val="24"/>
          <w:szCs w:val="24"/>
        </w:rPr>
        <w:t xml:space="preserve"> = this.</w:t>
      </w:r>
      <w:proofErr w:type="spellStart"/>
      <w:r w:rsidRPr="00976DAD">
        <w:rPr>
          <w:rFonts w:eastAsia="黑体"/>
          <w:sz w:val="24"/>
          <w:szCs w:val="24"/>
        </w:rPr>
        <w:t>src</w:t>
      </w:r>
      <w:proofErr w:type="spellEnd"/>
      <w:r w:rsidRPr="00976DAD">
        <w:rPr>
          <w:rFonts w:eastAsia="黑体"/>
          <w:sz w:val="24"/>
          <w:szCs w:val="24"/>
        </w:rPr>
        <w:t>+"space/";</w:t>
      </w:r>
    </w:p>
    <w:p w14:paraId="4F0B1BDB" w14:textId="5F2E937F" w:rsidR="00976DAD" w:rsidRPr="00976DAD" w:rsidRDefault="00976DAD" w:rsidP="00752CBE">
      <w:pPr>
        <w:spacing w:line="360" w:lineRule="auto"/>
        <w:outlineLvl w:val="2"/>
        <w:rPr>
          <w:rFonts w:eastAsia="黑体"/>
          <w:sz w:val="24"/>
          <w:szCs w:val="24"/>
        </w:rPr>
      </w:pPr>
      <w:r w:rsidRPr="00976DAD">
        <w:rPr>
          <w:rFonts w:eastAsia="黑体"/>
          <w:sz w:val="24"/>
          <w:szCs w:val="24"/>
        </w:rPr>
        <w:tab/>
      </w:r>
      <w:r w:rsidRPr="00976DAD">
        <w:rPr>
          <w:rFonts w:eastAsia="黑体"/>
          <w:sz w:val="24"/>
          <w:szCs w:val="24"/>
        </w:rPr>
        <w:tab/>
        <w:t xml:space="preserve">return new </w:t>
      </w:r>
      <w:proofErr w:type="gramStart"/>
      <w:r w:rsidRPr="00976DAD">
        <w:rPr>
          <w:rFonts w:eastAsia="黑体"/>
          <w:sz w:val="24"/>
          <w:szCs w:val="24"/>
        </w:rPr>
        <w:t>Promise(</w:t>
      </w:r>
      <w:proofErr w:type="gramEnd"/>
      <w:r w:rsidRPr="00976DAD">
        <w:rPr>
          <w:rFonts w:eastAsia="黑体"/>
          <w:sz w:val="24"/>
          <w:szCs w:val="24"/>
        </w:rPr>
        <w:t>(resolve, reject) =&gt;{</w:t>
      </w:r>
    </w:p>
    <w:p w14:paraId="783885DC" w14:textId="1282F2A5" w:rsidR="00976DAD" w:rsidRPr="00976DAD" w:rsidRDefault="00976DAD" w:rsidP="00976DAD">
      <w:pPr>
        <w:spacing w:line="360" w:lineRule="auto"/>
        <w:outlineLvl w:val="2"/>
        <w:rPr>
          <w:rFonts w:eastAsia="黑体"/>
          <w:sz w:val="24"/>
          <w:szCs w:val="24"/>
        </w:rPr>
      </w:pPr>
      <w:r w:rsidRPr="00976DAD">
        <w:rPr>
          <w:rFonts w:eastAsia="黑体"/>
          <w:sz w:val="24"/>
          <w:szCs w:val="24"/>
        </w:rPr>
        <w:tab/>
      </w:r>
      <w:r w:rsidRPr="00976DAD">
        <w:rPr>
          <w:rFonts w:eastAsia="黑体"/>
          <w:sz w:val="24"/>
          <w:szCs w:val="24"/>
        </w:rPr>
        <w:tab/>
      </w:r>
      <w:r w:rsidRPr="00976DAD">
        <w:rPr>
          <w:rFonts w:eastAsia="黑体"/>
          <w:sz w:val="24"/>
          <w:szCs w:val="24"/>
        </w:rPr>
        <w:tab/>
        <w:t xml:space="preserve"> </w:t>
      </w:r>
      <w:proofErr w:type="spellStart"/>
      <w:proofErr w:type="gramStart"/>
      <w:r w:rsidRPr="00976DAD">
        <w:rPr>
          <w:rFonts w:eastAsia="黑体"/>
          <w:sz w:val="24"/>
          <w:szCs w:val="24"/>
        </w:rPr>
        <w:t>uni.request</w:t>
      </w:r>
      <w:proofErr w:type="spellEnd"/>
      <w:proofErr w:type="gramEnd"/>
      <w:r w:rsidRPr="00976DAD">
        <w:rPr>
          <w:rFonts w:eastAsia="黑体"/>
          <w:sz w:val="24"/>
          <w:szCs w:val="24"/>
        </w:rPr>
        <w:t>({</w:t>
      </w:r>
    </w:p>
    <w:p w14:paraId="2B7438F1" w14:textId="44A36DF8" w:rsidR="00976DAD" w:rsidRPr="00976DAD" w:rsidRDefault="00976DAD" w:rsidP="00976DAD">
      <w:pPr>
        <w:spacing w:line="360" w:lineRule="auto"/>
        <w:outlineLvl w:val="2"/>
        <w:rPr>
          <w:rFonts w:eastAsia="黑体"/>
          <w:sz w:val="24"/>
          <w:szCs w:val="24"/>
        </w:rPr>
      </w:pPr>
      <w:r w:rsidRPr="00976DAD">
        <w:rPr>
          <w:rFonts w:eastAsia="黑体"/>
          <w:sz w:val="24"/>
          <w:szCs w:val="24"/>
        </w:rPr>
        <w:tab/>
      </w:r>
      <w:r w:rsidRPr="00976DAD">
        <w:rPr>
          <w:rFonts w:eastAsia="黑体"/>
          <w:sz w:val="24"/>
          <w:szCs w:val="24"/>
        </w:rPr>
        <w:tab/>
      </w:r>
      <w:r w:rsidRPr="00976DAD">
        <w:rPr>
          <w:rFonts w:eastAsia="黑体"/>
          <w:sz w:val="24"/>
          <w:szCs w:val="24"/>
        </w:rPr>
        <w:tab/>
      </w:r>
      <w:r w:rsidRPr="00976DAD">
        <w:rPr>
          <w:rFonts w:eastAsia="黑体"/>
          <w:sz w:val="24"/>
          <w:szCs w:val="24"/>
        </w:rPr>
        <w:tab/>
        <w:t>url: 'http://www.cloudcd.top:8080/register',</w:t>
      </w:r>
    </w:p>
    <w:p w14:paraId="24B93E4F" w14:textId="4CBEAE9E" w:rsidR="00976DAD" w:rsidRPr="00976DAD" w:rsidRDefault="00976DAD" w:rsidP="00976DAD">
      <w:pPr>
        <w:spacing w:line="360" w:lineRule="auto"/>
        <w:outlineLvl w:val="2"/>
        <w:rPr>
          <w:rFonts w:eastAsia="黑体"/>
          <w:sz w:val="24"/>
          <w:szCs w:val="24"/>
        </w:rPr>
      </w:pPr>
      <w:r w:rsidRPr="00976DAD">
        <w:rPr>
          <w:rFonts w:eastAsia="黑体"/>
          <w:sz w:val="24"/>
          <w:szCs w:val="24"/>
        </w:rPr>
        <w:lastRenderedPageBreak/>
        <w:tab/>
      </w:r>
      <w:r w:rsidRPr="00976DAD">
        <w:rPr>
          <w:rFonts w:eastAsia="黑体"/>
          <w:sz w:val="24"/>
          <w:szCs w:val="24"/>
        </w:rPr>
        <w:tab/>
      </w:r>
      <w:r w:rsidRPr="00976DAD">
        <w:rPr>
          <w:rFonts w:eastAsia="黑体"/>
          <w:sz w:val="24"/>
          <w:szCs w:val="24"/>
        </w:rPr>
        <w:tab/>
      </w:r>
      <w:r w:rsidRPr="00976DAD">
        <w:rPr>
          <w:rFonts w:eastAsia="黑体"/>
          <w:sz w:val="24"/>
          <w:szCs w:val="24"/>
        </w:rPr>
        <w:tab/>
        <w:t>data: {</w:t>
      </w:r>
    </w:p>
    <w:p w14:paraId="71981E7C" w14:textId="4A3DAFFA" w:rsidR="00976DAD" w:rsidRPr="00976DAD" w:rsidRDefault="00976DAD" w:rsidP="00976DAD">
      <w:pPr>
        <w:spacing w:line="360" w:lineRule="auto"/>
        <w:outlineLvl w:val="2"/>
        <w:rPr>
          <w:rFonts w:eastAsia="黑体"/>
          <w:sz w:val="24"/>
          <w:szCs w:val="24"/>
        </w:rPr>
      </w:pPr>
      <w:r w:rsidRPr="00976DAD">
        <w:rPr>
          <w:rFonts w:eastAsia="黑体"/>
          <w:sz w:val="24"/>
          <w:szCs w:val="24"/>
        </w:rPr>
        <w:tab/>
      </w:r>
      <w:r w:rsidRPr="00976DAD">
        <w:rPr>
          <w:rFonts w:eastAsia="黑体"/>
          <w:sz w:val="24"/>
          <w:szCs w:val="24"/>
        </w:rPr>
        <w:tab/>
      </w:r>
      <w:r w:rsidRPr="00976DAD">
        <w:rPr>
          <w:rFonts w:eastAsia="黑体"/>
          <w:sz w:val="24"/>
          <w:szCs w:val="24"/>
        </w:rPr>
        <w:tab/>
      </w:r>
      <w:r w:rsidRPr="00976DAD">
        <w:rPr>
          <w:rFonts w:eastAsia="黑体"/>
          <w:sz w:val="24"/>
          <w:szCs w:val="24"/>
        </w:rPr>
        <w:tab/>
      </w:r>
      <w:r w:rsidRPr="00976DAD">
        <w:rPr>
          <w:rFonts w:eastAsia="黑体"/>
          <w:sz w:val="24"/>
          <w:szCs w:val="24"/>
        </w:rPr>
        <w:tab/>
      </w:r>
      <w:proofErr w:type="spellStart"/>
      <w:proofErr w:type="gramStart"/>
      <w:r w:rsidRPr="00976DAD">
        <w:rPr>
          <w:rFonts w:eastAsia="黑体"/>
          <w:sz w:val="24"/>
          <w:szCs w:val="24"/>
        </w:rPr>
        <w:t>user:this</w:t>
      </w:r>
      <w:proofErr w:type="spellEnd"/>
      <w:proofErr w:type="gramEnd"/>
    </w:p>
    <w:p w14:paraId="73D66751" w14:textId="3B94D5B9" w:rsidR="00976DAD" w:rsidRPr="00976DAD" w:rsidRDefault="00976DAD" w:rsidP="00976DAD">
      <w:pPr>
        <w:spacing w:line="360" w:lineRule="auto"/>
        <w:outlineLvl w:val="2"/>
        <w:rPr>
          <w:rFonts w:eastAsia="黑体"/>
          <w:sz w:val="24"/>
          <w:szCs w:val="24"/>
        </w:rPr>
      </w:pPr>
      <w:r w:rsidRPr="00976DAD">
        <w:rPr>
          <w:rFonts w:eastAsia="黑体"/>
          <w:sz w:val="24"/>
          <w:szCs w:val="24"/>
        </w:rPr>
        <w:tab/>
      </w:r>
      <w:r w:rsidRPr="00976DAD">
        <w:rPr>
          <w:rFonts w:eastAsia="黑体"/>
          <w:sz w:val="24"/>
          <w:szCs w:val="24"/>
        </w:rPr>
        <w:tab/>
      </w:r>
      <w:r w:rsidRPr="00976DAD">
        <w:rPr>
          <w:rFonts w:eastAsia="黑体"/>
          <w:sz w:val="24"/>
          <w:szCs w:val="24"/>
        </w:rPr>
        <w:tab/>
      </w:r>
      <w:r w:rsidRPr="00976DAD">
        <w:rPr>
          <w:rFonts w:eastAsia="黑体"/>
          <w:sz w:val="24"/>
          <w:szCs w:val="24"/>
        </w:rPr>
        <w:tab/>
        <w:t>},</w:t>
      </w:r>
    </w:p>
    <w:p w14:paraId="03467A67" w14:textId="57D7F41F" w:rsidR="00976DAD" w:rsidRPr="00976DAD" w:rsidRDefault="00976DAD" w:rsidP="00976DAD">
      <w:pPr>
        <w:spacing w:line="360" w:lineRule="auto"/>
        <w:outlineLvl w:val="2"/>
        <w:rPr>
          <w:rFonts w:eastAsia="黑体"/>
          <w:sz w:val="24"/>
          <w:szCs w:val="24"/>
        </w:rPr>
      </w:pPr>
      <w:r w:rsidRPr="00976DAD">
        <w:rPr>
          <w:rFonts w:eastAsia="黑体"/>
          <w:sz w:val="24"/>
          <w:szCs w:val="24"/>
        </w:rPr>
        <w:tab/>
      </w:r>
      <w:r w:rsidRPr="00976DAD">
        <w:rPr>
          <w:rFonts w:eastAsia="黑体"/>
          <w:sz w:val="24"/>
          <w:szCs w:val="24"/>
        </w:rPr>
        <w:tab/>
      </w:r>
      <w:r w:rsidRPr="00976DAD">
        <w:rPr>
          <w:rFonts w:eastAsia="黑体"/>
          <w:sz w:val="24"/>
          <w:szCs w:val="24"/>
        </w:rPr>
        <w:tab/>
      </w:r>
      <w:r w:rsidRPr="00976DAD">
        <w:rPr>
          <w:rFonts w:eastAsia="黑体"/>
          <w:sz w:val="24"/>
          <w:szCs w:val="24"/>
        </w:rPr>
        <w:tab/>
        <w:t>method: 'POST',</w:t>
      </w:r>
    </w:p>
    <w:p w14:paraId="41D26B27" w14:textId="12BD21E8" w:rsidR="00976DAD" w:rsidRPr="00976DAD" w:rsidRDefault="00976DAD" w:rsidP="00976DAD">
      <w:pPr>
        <w:spacing w:line="360" w:lineRule="auto"/>
        <w:outlineLvl w:val="2"/>
        <w:rPr>
          <w:rFonts w:eastAsia="黑体"/>
          <w:sz w:val="24"/>
          <w:szCs w:val="24"/>
        </w:rPr>
      </w:pPr>
      <w:r w:rsidRPr="00976DAD">
        <w:rPr>
          <w:rFonts w:eastAsia="黑体"/>
          <w:sz w:val="24"/>
          <w:szCs w:val="24"/>
        </w:rPr>
        <w:tab/>
      </w:r>
      <w:r w:rsidRPr="00976DAD">
        <w:rPr>
          <w:rFonts w:eastAsia="黑体"/>
          <w:sz w:val="24"/>
          <w:szCs w:val="24"/>
        </w:rPr>
        <w:tab/>
      </w:r>
      <w:r w:rsidRPr="00976DAD">
        <w:rPr>
          <w:rFonts w:eastAsia="黑体"/>
          <w:sz w:val="24"/>
          <w:szCs w:val="24"/>
        </w:rPr>
        <w:tab/>
      </w:r>
      <w:r w:rsidRPr="00976DAD">
        <w:rPr>
          <w:rFonts w:eastAsia="黑体"/>
          <w:sz w:val="24"/>
          <w:szCs w:val="24"/>
        </w:rPr>
        <w:tab/>
        <w:t>header: {</w:t>
      </w:r>
    </w:p>
    <w:p w14:paraId="406597AE" w14:textId="7CCA702F" w:rsidR="00976DAD" w:rsidRPr="00976DAD" w:rsidRDefault="00976DAD" w:rsidP="00976DAD">
      <w:pPr>
        <w:spacing w:line="360" w:lineRule="auto"/>
        <w:outlineLvl w:val="2"/>
        <w:rPr>
          <w:rFonts w:eastAsia="黑体"/>
          <w:sz w:val="24"/>
          <w:szCs w:val="24"/>
        </w:rPr>
      </w:pPr>
      <w:r w:rsidRPr="00976DAD">
        <w:rPr>
          <w:rFonts w:eastAsia="黑体"/>
          <w:sz w:val="24"/>
          <w:szCs w:val="24"/>
        </w:rPr>
        <w:tab/>
      </w:r>
      <w:r w:rsidRPr="00976DAD">
        <w:rPr>
          <w:rFonts w:eastAsia="黑体"/>
          <w:sz w:val="24"/>
          <w:szCs w:val="24"/>
        </w:rPr>
        <w:tab/>
      </w:r>
      <w:r w:rsidRPr="00976DAD">
        <w:rPr>
          <w:rFonts w:eastAsia="黑体"/>
          <w:sz w:val="24"/>
          <w:szCs w:val="24"/>
        </w:rPr>
        <w:tab/>
      </w:r>
      <w:r w:rsidRPr="00976DAD">
        <w:rPr>
          <w:rFonts w:eastAsia="黑体"/>
          <w:sz w:val="24"/>
          <w:szCs w:val="24"/>
        </w:rPr>
        <w:tab/>
      </w:r>
      <w:r w:rsidRPr="00976DAD">
        <w:rPr>
          <w:rFonts w:eastAsia="黑体"/>
          <w:sz w:val="24"/>
          <w:szCs w:val="24"/>
        </w:rPr>
        <w:tab/>
        <w:t>'custom-type': 'application/json'</w:t>
      </w:r>
    </w:p>
    <w:p w14:paraId="1478B6E5" w14:textId="7D3EB009" w:rsidR="00976DAD" w:rsidRPr="00976DAD" w:rsidRDefault="00976DAD" w:rsidP="00976DAD">
      <w:pPr>
        <w:spacing w:line="360" w:lineRule="auto"/>
        <w:outlineLvl w:val="2"/>
        <w:rPr>
          <w:rFonts w:eastAsia="黑体"/>
          <w:sz w:val="24"/>
          <w:szCs w:val="24"/>
        </w:rPr>
      </w:pPr>
      <w:r w:rsidRPr="00976DAD">
        <w:rPr>
          <w:rFonts w:eastAsia="黑体"/>
          <w:sz w:val="24"/>
          <w:szCs w:val="24"/>
        </w:rPr>
        <w:tab/>
      </w:r>
      <w:r w:rsidRPr="00976DAD">
        <w:rPr>
          <w:rFonts w:eastAsia="黑体"/>
          <w:sz w:val="24"/>
          <w:szCs w:val="24"/>
        </w:rPr>
        <w:tab/>
      </w:r>
      <w:r w:rsidRPr="00976DAD">
        <w:rPr>
          <w:rFonts w:eastAsia="黑体"/>
          <w:sz w:val="24"/>
          <w:szCs w:val="24"/>
        </w:rPr>
        <w:tab/>
      </w:r>
      <w:r w:rsidRPr="00976DAD">
        <w:rPr>
          <w:rFonts w:eastAsia="黑体"/>
          <w:sz w:val="24"/>
          <w:szCs w:val="24"/>
        </w:rPr>
        <w:tab/>
        <w:t>},</w:t>
      </w:r>
    </w:p>
    <w:p w14:paraId="760D2A02" w14:textId="68F437F0" w:rsidR="00976DAD" w:rsidRPr="00976DAD" w:rsidRDefault="00976DAD" w:rsidP="00976DAD">
      <w:pPr>
        <w:spacing w:line="360" w:lineRule="auto"/>
        <w:outlineLvl w:val="2"/>
        <w:rPr>
          <w:rFonts w:eastAsia="黑体"/>
          <w:sz w:val="24"/>
          <w:szCs w:val="24"/>
        </w:rPr>
      </w:pPr>
      <w:r w:rsidRPr="00976DAD">
        <w:rPr>
          <w:rFonts w:eastAsia="黑体"/>
          <w:sz w:val="24"/>
          <w:szCs w:val="24"/>
        </w:rPr>
        <w:tab/>
      </w:r>
      <w:r w:rsidRPr="00976DAD">
        <w:rPr>
          <w:rFonts w:eastAsia="黑体"/>
          <w:sz w:val="24"/>
          <w:szCs w:val="24"/>
        </w:rPr>
        <w:tab/>
      </w:r>
      <w:r w:rsidRPr="00976DAD">
        <w:rPr>
          <w:rFonts w:eastAsia="黑体"/>
          <w:sz w:val="24"/>
          <w:szCs w:val="24"/>
        </w:rPr>
        <w:tab/>
      </w:r>
      <w:r w:rsidRPr="00976DAD">
        <w:rPr>
          <w:rFonts w:eastAsia="黑体"/>
          <w:sz w:val="24"/>
          <w:szCs w:val="24"/>
        </w:rPr>
        <w:tab/>
        <w:t>success: (res) =&gt; {</w:t>
      </w:r>
    </w:p>
    <w:p w14:paraId="72117F1E" w14:textId="7C12D6F6" w:rsidR="00976DAD" w:rsidRPr="00976DAD" w:rsidRDefault="00976DAD" w:rsidP="00976DAD">
      <w:pPr>
        <w:spacing w:line="360" w:lineRule="auto"/>
        <w:outlineLvl w:val="2"/>
        <w:rPr>
          <w:rFonts w:eastAsia="黑体"/>
          <w:sz w:val="24"/>
          <w:szCs w:val="24"/>
        </w:rPr>
      </w:pPr>
      <w:r w:rsidRPr="00976DAD">
        <w:rPr>
          <w:rFonts w:eastAsia="黑体"/>
          <w:sz w:val="24"/>
          <w:szCs w:val="24"/>
        </w:rPr>
        <w:tab/>
      </w:r>
      <w:r w:rsidRPr="00976DAD">
        <w:rPr>
          <w:rFonts w:eastAsia="黑体"/>
          <w:sz w:val="24"/>
          <w:szCs w:val="24"/>
        </w:rPr>
        <w:tab/>
      </w:r>
      <w:r w:rsidRPr="00976DAD">
        <w:rPr>
          <w:rFonts w:eastAsia="黑体"/>
          <w:sz w:val="24"/>
          <w:szCs w:val="24"/>
        </w:rPr>
        <w:tab/>
      </w:r>
      <w:r w:rsidRPr="00976DAD">
        <w:rPr>
          <w:rFonts w:eastAsia="黑体"/>
          <w:sz w:val="24"/>
          <w:szCs w:val="24"/>
        </w:rPr>
        <w:tab/>
      </w:r>
      <w:r w:rsidRPr="00976DAD">
        <w:rPr>
          <w:rFonts w:eastAsia="黑体"/>
          <w:sz w:val="24"/>
          <w:szCs w:val="24"/>
        </w:rPr>
        <w:tab/>
        <w:t>resolve(</w:t>
      </w:r>
      <w:proofErr w:type="spellStart"/>
      <w:r w:rsidRPr="00976DAD">
        <w:rPr>
          <w:rFonts w:eastAsia="黑体"/>
          <w:sz w:val="24"/>
          <w:szCs w:val="24"/>
        </w:rPr>
        <w:t>res.data</w:t>
      </w:r>
      <w:proofErr w:type="spellEnd"/>
      <w:r w:rsidRPr="00976DAD">
        <w:rPr>
          <w:rFonts w:eastAsia="黑体"/>
          <w:sz w:val="24"/>
          <w:szCs w:val="24"/>
        </w:rPr>
        <w:t>=="exist");</w:t>
      </w:r>
    </w:p>
    <w:p w14:paraId="24468D6C" w14:textId="79CDA754" w:rsidR="00976DAD" w:rsidRPr="00976DAD" w:rsidRDefault="00976DAD" w:rsidP="00976DAD">
      <w:pPr>
        <w:spacing w:line="360" w:lineRule="auto"/>
        <w:outlineLvl w:val="2"/>
        <w:rPr>
          <w:rFonts w:eastAsia="黑体"/>
          <w:sz w:val="24"/>
          <w:szCs w:val="24"/>
        </w:rPr>
      </w:pPr>
      <w:r w:rsidRPr="00976DAD">
        <w:rPr>
          <w:rFonts w:eastAsia="黑体"/>
          <w:sz w:val="24"/>
          <w:szCs w:val="24"/>
        </w:rPr>
        <w:tab/>
      </w:r>
      <w:r w:rsidRPr="00976DAD">
        <w:rPr>
          <w:rFonts w:eastAsia="黑体"/>
          <w:sz w:val="24"/>
          <w:szCs w:val="24"/>
        </w:rPr>
        <w:tab/>
      </w:r>
      <w:r w:rsidRPr="00976DAD">
        <w:rPr>
          <w:rFonts w:eastAsia="黑体"/>
          <w:sz w:val="24"/>
          <w:szCs w:val="24"/>
        </w:rPr>
        <w:tab/>
      </w:r>
      <w:r w:rsidRPr="00976DAD">
        <w:rPr>
          <w:rFonts w:eastAsia="黑体"/>
          <w:sz w:val="24"/>
          <w:szCs w:val="24"/>
        </w:rPr>
        <w:tab/>
      </w:r>
      <w:proofErr w:type="gramStart"/>
      <w:r w:rsidRPr="00976DAD">
        <w:rPr>
          <w:rFonts w:eastAsia="黑体"/>
          <w:sz w:val="24"/>
          <w:szCs w:val="24"/>
        </w:rPr>
        <w:t>},fail</w:t>
      </w:r>
      <w:proofErr w:type="gramEnd"/>
      <w:r w:rsidRPr="00976DAD">
        <w:rPr>
          <w:rFonts w:eastAsia="黑体"/>
          <w:sz w:val="24"/>
          <w:szCs w:val="24"/>
        </w:rPr>
        <w:t>:(res) =&gt; {</w:t>
      </w:r>
    </w:p>
    <w:p w14:paraId="41AC34E3" w14:textId="61994D68" w:rsidR="00976DAD" w:rsidRPr="00976DAD" w:rsidRDefault="00976DAD" w:rsidP="00976DAD">
      <w:pPr>
        <w:spacing w:line="360" w:lineRule="auto"/>
        <w:outlineLvl w:val="2"/>
        <w:rPr>
          <w:rFonts w:eastAsia="黑体"/>
          <w:sz w:val="24"/>
          <w:szCs w:val="24"/>
        </w:rPr>
      </w:pPr>
      <w:r w:rsidRPr="00976DAD">
        <w:rPr>
          <w:rFonts w:eastAsia="黑体"/>
          <w:sz w:val="24"/>
          <w:szCs w:val="24"/>
        </w:rPr>
        <w:tab/>
      </w:r>
      <w:r w:rsidRPr="00976DAD">
        <w:rPr>
          <w:rFonts w:eastAsia="黑体"/>
          <w:sz w:val="24"/>
          <w:szCs w:val="24"/>
        </w:rPr>
        <w:tab/>
      </w:r>
      <w:r w:rsidRPr="00976DAD">
        <w:rPr>
          <w:rFonts w:eastAsia="黑体"/>
          <w:sz w:val="24"/>
          <w:szCs w:val="24"/>
        </w:rPr>
        <w:tab/>
      </w:r>
      <w:r w:rsidRPr="00976DAD">
        <w:rPr>
          <w:rFonts w:eastAsia="黑体"/>
          <w:sz w:val="24"/>
          <w:szCs w:val="24"/>
        </w:rPr>
        <w:tab/>
      </w:r>
      <w:r w:rsidRPr="00976DAD">
        <w:rPr>
          <w:rFonts w:eastAsia="黑体"/>
          <w:sz w:val="24"/>
          <w:szCs w:val="24"/>
        </w:rPr>
        <w:tab/>
        <w:t>reject(true);</w:t>
      </w:r>
    </w:p>
    <w:p w14:paraId="0675BB57" w14:textId="513B6D6A" w:rsidR="00976DAD" w:rsidRPr="00976DAD" w:rsidRDefault="00976DAD" w:rsidP="00976DAD">
      <w:pPr>
        <w:spacing w:line="360" w:lineRule="auto"/>
        <w:outlineLvl w:val="2"/>
        <w:rPr>
          <w:rFonts w:eastAsia="黑体"/>
          <w:sz w:val="24"/>
          <w:szCs w:val="24"/>
        </w:rPr>
      </w:pPr>
      <w:r w:rsidRPr="00976DAD">
        <w:rPr>
          <w:rFonts w:eastAsia="黑体"/>
          <w:sz w:val="24"/>
          <w:szCs w:val="24"/>
        </w:rPr>
        <w:tab/>
      </w:r>
      <w:r w:rsidRPr="00976DAD">
        <w:rPr>
          <w:rFonts w:eastAsia="黑体"/>
          <w:sz w:val="24"/>
          <w:szCs w:val="24"/>
        </w:rPr>
        <w:tab/>
      </w:r>
      <w:r w:rsidRPr="00976DAD">
        <w:rPr>
          <w:rFonts w:eastAsia="黑体"/>
          <w:sz w:val="24"/>
          <w:szCs w:val="24"/>
        </w:rPr>
        <w:tab/>
      </w:r>
      <w:r w:rsidRPr="00976DAD">
        <w:rPr>
          <w:rFonts w:eastAsia="黑体"/>
          <w:sz w:val="24"/>
          <w:szCs w:val="24"/>
        </w:rPr>
        <w:tab/>
        <w:t>}</w:t>
      </w:r>
    </w:p>
    <w:p w14:paraId="6DA0A808" w14:textId="6A24E5E5" w:rsidR="00976DAD" w:rsidRPr="00976DAD" w:rsidRDefault="00976DAD" w:rsidP="00752CBE">
      <w:pPr>
        <w:spacing w:line="360" w:lineRule="auto"/>
        <w:outlineLvl w:val="2"/>
        <w:rPr>
          <w:rFonts w:eastAsia="黑体"/>
          <w:sz w:val="24"/>
          <w:szCs w:val="24"/>
        </w:rPr>
      </w:pPr>
      <w:r w:rsidRPr="00976DAD">
        <w:rPr>
          <w:rFonts w:eastAsia="黑体"/>
          <w:sz w:val="24"/>
          <w:szCs w:val="24"/>
        </w:rPr>
        <w:tab/>
      </w:r>
      <w:r w:rsidR="00752CBE">
        <w:rPr>
          <w:rFonts w:eastAsia="黑体"/>
          <w:sz w:val="24"/>
          <w:szCs w:val="24"/>
        </w:rPr>
        <w:tab/>
      </w:r>
      <w:r w:rsidRPr="00976DAD">
        <w:rPr>
          <w:rFonts w:eastAsia="黑体"/>
          <w:sz w:val="24"/>
          <w:szCs w:val="24"/>
        </w:rPr>
        <w:tab/>
        <w:t>});</w:t>
      </w:r>
    </w:p>
    <w:p w14:paraId="3519B81C" w14:textId="36B8C9DD" w:rsidR="00752CBE" w:rsidRDefault="00752CBE" w:rsidP="00752CBE">
      <w:pPr>
        <w:spacing w:line="360" w:lineRule="auto"/>
        <w:outlineLvl w:val="2"/>
        <w:rPr>
          <w:rFonts w:eastAsia="黑体"/>
          <w:sz w:val="24"/>
          <w:szCs w:val="24"/>
        </w:rPr>
      </w:pPr>
      <w:r>
        <w:rPr>
          <w:rFonts w:eastAsia="黑体"/>
          <w:sz w:val="24"/>
          <w:szCs w:val="24"/>
        </w:rPr>
        <w:tab/>
      </w:r>
      <w:r w:rsidR="00976DAD" w:rsidRPr="00976DAD">
        <w:rPr>
          <w:rFonts w:eastAsia="黑体"/>
          <w:sz w:val="24"/>
          <w:szCs w:val="24"/>
        </w:rPr>
        <w:tab/>
        <w:t>}</w:t>
      </w:r>
      <w:proofErr w:type="gramStart"/>
      <w:r w:rsidR="00976DAD" w:rsidRPr="00976DAD">
        <w:rPr>
          <w:rFonts w:eastAsia="黑体"/>
          <w:sz w:val="24"/>
          <w:szCs w:val="24"/>
        </w:rPr>
        <w:t>).catch</w:t>
      </w:r>
      <w:proofErr w:type="gramEnd"/>
      <w:r w:rsidR="00976DAD" w:rsidRPr="00976DAD">
        <w:rPr>
          <w:rFonts w:eastAsia="黑体"/>
          <w:sz w:val="24"/>
          <w:szCs w:val="24"/>
        </w:rPr>
        <w:t>((e)=&gt;{});</w:t>
      </w:r>
    </w:p>
    <w:p w14:paraId="19570253" w14:textId="719E0E5D" w:rsidR="00976DAD" w:rsidRDefault="00976DAD" w:rsidP="00752CBE">
      <w:pPr>
        <w:spacing w:line="360" w:lineRule="auto"/>
        <w:outlineLvl w:val="2"/>
        <w:rPr>
          <w:rFonts w:eastAsia="黑体"/>
          <w:sz w:val="24"/>
          <w:szCs w:val="24"/>
        </w:rPr>
      </w:pPr>
      <w:r w:rsidRPr="00976DAD">
        <w:rPr>
          <w:rFonts w:eastAsia="黑体"/>
          <w:sz w:val="24"/>
          <w:szCs w:val="24"/>
        </w:rPr>
        <w:tab/>
        <w:t>}</w:t>
      </w:r>
      <w:r w:rsidR="00752CBE">
        <w:rPr>
          <w:rFonts w:eastAsia="黑体" w:hint="eastAsia"/>
          <w:sz w:val="24"/>
          <w:szCs w:val="24"/>
        </w:rPr>
        <w:t xml:space="preserve"> </w:t>
      </w:r>
    </w:p>
    <w:p w14:paraId="579A0995" w14:textId="61C3BF06" w:rsidR="00752CBE" w:rsidRPr="006847BD" w:rsidRDefault="00752CBE">
      <w:pPr>
        <w:spacing w:line="360" w:lineRule="auto"/>
        <w:ind w:firstLineChars="200" w:firstLine="480"/>
        <w:outlineLvl w:val="2"/>
        <w:rPr>
          <w:sz w:val="24"/>
          <w:szCs w:val="24"/>
          <w:rPrChange w:id="223" w:author="thinkpad" w:date="2021-05-05T00:27:00Z">
            <w:rPr>
              <w:rFonts w:eastAsia="黑体"/>
              <w:sz w:val="24"/>
              <w:szCs w:val="24"/>
            </w:rPr>
          </w:rPrChange>
        </w:rPr>
        <w:pPrChange w:id="224" w:author="thinkpad" w:date="2021-05-05T00:27:00Z">
          <w:pPr>
            <w:spacing w:line="360" w:lineRule="auto"/>
            <w:outlineLvl w:val="2"/>
          </w:pPr>
        </w:pPrChange>
      </w:pPr>
      <w:r w:rsidRPr="006847BD">
        <w:rPr>
          <w:rFonts w:hint="eastAsia"/>
          <w:sz w:val="24"/>
          <w:szCs w:val="24"/>
          <w:rPrChange w:id="225" w:author="thinkpad" w:date="2021-05-05T00:27:00Z">
            <w:rPr>
              <w:rFonts w:eastAsia="黑体" w:hint="eastAsia"/>
              <w:sz w:val="24"/>
              <w:szCs w:val="24"/>
            </w:rPr>
          </w:rPrChange>
        </w:rPr>
        <w:t>服务器接收请求</w:t>
      </w:r>
      <w:ins w:id="226" w:author="thinkpad" w:date="2021-05-05T00:27:00Z">
        <w:r w:rsidR="006847BD">
          <w:rPr>
            <w:rFonts w:hint="eastAsia"/>
            <w:sz w:val="24"/>
            <w:szCs w:val="24"/>
          </w:rPr>
          <w:t>，</w:t>
        </w:r>
        <w:r w:rsidR="006847BD">
          <w:rPr>
            <w:sz w:val="24"/>
            <w:szCs w:val="24"/>
          </w:rPr>
          <w:t>并</w:t>
        </w:r>
      </w:ins>
      <w:r w:rsidRPr="006847BD">
        <w:rPr>
          <w:rFonts w:hint="eastAsia"/>
          <w:sz w:val="24"/>
          <w:szCs w:val="24"/>
          <w:rPrChange w:id="227" w:author="thinkpad" w:date="2021-05-05T00:27:00Z">
            <w:rPr>
              <w:rFonts w:eastAsia="黑体" w:hint="eastAsia"/>
              <w:sz w:val="24"/>
              <w:szCs w:val="24"/>
            </w:rPr>
          </w:rPrChange>
        </w:rPr>
        <w:t>判断用户目录是否存在</w:t>
      </w:r>
      <w:ins w:id="228" w:author="thinkpad" w:date="2021-05-05T00:27:00Z">
        <w:r w:rsidR="006847BD">
          <w:rPr>
            <w:rFonts w:hint="eastAsia"/>
            <w:sz w:val="24"/>
            <w:szCs w:val="24"/>
          </w:rPr>
          <w:t>？</w:t>
        </w:r>
      </w:ins>
      <w:r w:rsidRPr="006847BD">
        <w:rPr>
          <w:rFonts w:hint="eastAsia"/>
          <w:sz w:val="24"/>
          <w:szCs w:val="24"/>
          <w:rPrChange w:id="229" w:author="thinkpad" w:date="2021-05-05T00:27:00Z">
            <w:rPr>
              <w:rFonts w:eastAsia="黑体" w:hint="eastAsia"/>
              <w:sz w:val="24"/>
              <w:szCs w:val="24"/>
            </w:rPr>
          </w:rPrChange>
        </w:rPr>
        <w:t>如果不存在</w:t>
      </w:r>
      <w:ins w:id="230" w:author="thinkpad" w:date="2021-05-05T00:27:00Z">
        <w:r w:rsidR="006847BD">
          <w:rPr>
            <w:rFonts w:hint="eastAsia"/>
            <w:sz w:val="24"/>
            <w:szCs w:val="24"/>
          </w:rPr>
          <w:t>，</w:t>
        </w:r>
      </w:ins>
      <w:r w:rsidRPr="006847BD">
        <w:rPr>
          <w:rFonts w:hint="eastAsia"/>
          <w:sz w:val="24"/>
          <w:szCs w:val="24"/>
          <w:rPrChange w:id="231" w:author="thinkpad" w:date="2021-05-05T00:27:00Z">
            <w:rPr>
              <w:rFonts w:eastAsia="黑体" w:hint="eastAsia"/>
              <w:sz w:val="24"/>
              <w:szCs w:val="24"/>
            </w:rPr>
          </w:rPrChange>
        </w:rPr>
        <w:t>就创建用户目录</w:t>
      </w:r>
      <w:ins w:id="232" w:author="thinkpad" w:date="2021-05-05T00:28:00Z">
        <w:r w:rsidR="006847BD">
          <w:rPr>
            <w:rFonts w:hint="eastAsia"/>
            <w:sz w:val="24"/>
            <w:szCs w:val="24"/>
          </w:rPr>
          <w:t>。</w:t>
        </w:r>
      </w:ins>
      <w:ins w:id="233" w:author="栾 锟" w:date="2021-05-05T21:11:00Z">
        <w:r w:rsidR="00F143DD">
          <w:rPr>
            <w:rFonts w:hint="eastAsia"/>
            <w:sz w:val="24"/>
            <w:szCs w:val="24"/>
          </w:rPr>
          <w:t>并且生成一个文件名为密码的文件夹，</w:t>
        </w:r>
      </w:ins>
      <w:ins w:id="234" w:author="thinkpad" w:date="2021-05-05T00:35:00Z">
        <w:r w:rsidR="00BB4B0E">
          <w:rPr>
            <w:rFonts w:hint="eastAsia"/>
            <w:sz w:val="24"/>
            <w:szCs w:val="24"/>
          </w:rPr>
          <w:t>用户注册服务器逻辑图，如图</w:t>
        </w:r>
        <w:r w:rsidR="00BB4B0E">
          <w:rPr>
            <w:rFonts w:hint="eastAsia"/>
            <w:sz w:val="24"/>
            <w:szCs w:val="24"/>
          </w:rPr>
          <w:t>5-4</w:t>
        </w:r>
        <w:r w:rsidR="00BB4B0E">
          <w:rPr>
            <w:rFonts w:hint="eastAsia"/>
            <w:sz w:val="24"/>
            <w:szCs w:val="24"/>
          </w:rPr>
          <w:t>所示。</w:t>
        </w:r>
      </w:ins>
    </w:p>
    <w:p w14:paraId="48A285A0" w14:textId="77777777" w:rsidR="00EC44A8" w:rsidRDefault="00EC44A8" w:rsidP="00B026CB">
      <w:pPr>
        <w:spacing w:line="360" w:lineRule="auto"/>
        <w:jc w:val="center"/>
        <w:outlineLvl w:val="1"/>
        <w:rPr>
          <w:ins w:id="235" w:author="Administrator" w:date="2021-05-05T17:31:00Z"/>
          <w:rFonts w:ascii="黑体" w:eastAsia="黑体" w:hAnsi="黑体" w:cs="黑体"/>
          <w:noProof/>
          <w:sz w:val="28"/>
          <w:szCs w:val="32"/>
        </w:rPr>
      </w:pPr>
    </w:p>
    <w:p w14:paraId="7BD50AA3" w14:textId="50A141D9" w:rsidR="00976DAD" w:rsidRDefault="00976DAD" w:rsidP="00B026CB">
      <w:pPr>
        <w:spacing w:line="360" w:lineRule="auto"/>
        <w:jc w:val="center"/>
        <w:outlineLvl w:val="1"/>
        <w:rPr>
          <w:rFonts w:ascii="黑体" w:eastAsia="黑体" w:hAnsi="黑体" w:cs="黑体"/>
          <w:sz w:val="28"/>
          <w:szCs w:val="32"/>
        </w:rPr>
      </w:pPr>
      <w:r>
        <w:rPr>
          <w:rFonts w:ascii="黑体" w:eastAsia="黑体" w:hAnsi="黑体" w:cs="黑体" w:hint="eastAsia"/>
          <w:noProof/>
          <w:sz w:val="28"/>
          <w:szCs w:val="32"/>
        </w:rPr>
        <w:drawing>
          <wp:inline distT="0" distB="0" distL="0" distR="0" wp14:anchorId="4312707D" wp14:editId="7771FC36">
            <wp:extent cx="1771650" cy="3052691"/>
            <wp:effectExtent l="0" t="0" r="0" b="0"/>
            <wp:docPr id="6" name="图片 6" descr="F:\下载\Flow Chart 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下载\Flow Chart Demo.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6609" t="7228" r="15917" b="11808"/>
                    <a:stretch/>
                  </pic:blipFill>
                  <pic:spPr bwMode="auto">
                    <a:xfrm>
                      <a:off x="0" y="0"/>
                      <a:ext cx="1798046" cy="3098173"/>
                    </a:xfrm>
                    <a:prstGeom prst="rect">
                      <a:avLst/>
                    </a:prstGeom>
                    <a:noFill/>
                    <a:ln>
                      <a:noFill/>
                    </a:ln>
                    <a:extLst>
                      <a:ext uri="{53640926-AAD7-44D8-BBD7-CCE9431645EC}">
                        <a14:shadowObscured xmlns:a14="http://schemas.microsoft.com/office/drawing/2010/main"/>
                      </a:ext>
                    </a:extLst>
                  </pic:spPr>
                </pic:pic>
              </a:graphicData>
            </a:graphic>
          </wp:inline>
        </w:drawing>
      </w:r>
    </w:p>
    <w:p w14:paraId="73DD68D5" w14:textId="39C99C60" w:rsidR="00B026CB" w:rsidDel="002D546B" w:rsidRDefault="00B026CB" w:rsidP="00B026CB">
      <w:pPr>
        <w:spacing w:line="360" w:lineRule="auto"/>
        <w:jc w:val="center"/>
        <w:rPr>
          <w:del w:id="236" w:author="栾 锟" w:date="2021-05-05T22:26:00Z"/>
          <w:b/>
          <w:bCs/>
          <w:szCs w:val="21"/>
        </w:rPr>
      </w:pPr>
      <w:r>
        <w:rPr>
          <w:b/>
          <w:bCs/>
          <w:szCs w:val="21"/>
        </w:rPr>
        <w:t>图</w:t>
      </w:r>
      <w:r>
        <w:rPr>
          <w:b/>
          <w:bCs/>
          <w:szCs w:val="21"/>
        </w:rPr>
        <w:t>5-</w:t>
      </w:r>
      <w:del w:id="237" w:author="thinkpad" w:date="2021-05-05T00:35:00Z">
        <w:r w:rsidDel="00BB4B0E">
          <w:rPr>
            <w:b/>
            <w:bCs/>
            <w:szCs w:val="21"/>
          </w:rPr>
          <w:delText>2</w:delText>
        </w:r>
        <w:r w:rsidDel="00BB4B0E">
          <w:rPr>
            <w:rFonts w:hint="eastAsia"/>
            <w:b/>
            <w:bCs/>
            <w:szCs w:val="21"/>
          </w:rPr>
          <w:delText>-</w:delText>
        </w:r>
        <w:r w:rsidDel="00BB4B0E">
          <w:rPr>
            <w:b/>
            <w:bCs/>
            <w:szCs w:val="21"/>
          </w:rPr>
          <w:delText>3</w:delText>
        </w:r>
      </w:del>
      <w:ins w:id="238" w:author="thinkpad" w:date="2021-05-05T00:35:00Z">
        <w:r w:rsidR="00BB4B0E">
          <w:rPr>
            <w:rFonts w:hint="eastAsia"/>
            <w:b/>
            <w:bCs/>
            <w:szCs w:val="21"/>
          </w:rPr>
          <w:t>4</w:t>
        </w:r>
      </w:ins>
      <w:r>
        <w:rPr>
          <w:b/>
          <w:bCs/>
          <w:szCs w:val="21"/>
        </w:rPr>
        <w:t xml:space="preserve"> </w:t>
      </w:r>
      <w:r>
        <w:rPr>
          <w:rFonts w:hint="eastAsia"/>
          <w:b/>
          <w:bCs/>
          <w:szCs w:val="21"/>
        </w:rPr>
        <w:t>用户注册服务器逻辑</w:t>
      </w:r>
    </w:p>
    <w:p w14:paraId="5568088F" w14:textId="77777777" w:rsidR="00B026CB" w:rsidRPr="00B026CB" w:rsidRDefault="00B026CB" w:rsidP="002D546B">
      <w:pPr>
        <w:spacing w:line="360" w:lineRule="auto"/>
        <w:jc w:val="center"/>
        <w:rPr>
          <w:rFonts w:ascii="黑体" w:eastAsia="黑体" w:hAnsi="黑体" w:cs="黑体" w:hint="eastAsia"/>
          <w:sz w:val="28"/>
          <w:szCs w:val="32"/>
        </w:rPr>
        <w:pPrChange w:id="239" w:author="栾 锟" w:date="2021-05-05T22:26:00Z">
          <w:pPr>
            <w:spacing w:line="360" w:lineRule="auto"/>
            <w:jc w:val="center"/>
            <w:outlineLvl w:val="1"/>
          </w:pPr>
        </w:pPrChange>
      </w:pPr>
    </w:p>
    <w:p w14:paraId="37C658DE" w14:textId="5947F5A9" w:rsidR="00B026CB" w:rsidRDefault="00CB199E">
      <w:pPr>
        <w:spacing w:line="360" w:lineRule="auto"/>
        <w:jc w:val="left"/>
        <w:outlineLvl w:val="1"/>
        <w:rPr>
          <w:rFonts w:ascii="黑体" w:eastAsia="黑体" w:hAnsi="黑体" w:cs="黑体"/>
          <w:sz w:val="28"/>
          <w:szCs w:val="32"/>
        </w:rPr>
      </w:pPr>
      <w:bookmarkStart w:id="240" w:name="_Toc23120"/>
      <w:r>
        <w:rPr>
          <w:rFonts w:ascii="黑体" w:eastAsia="黑体" w:hAnsi="黑体" w:cs="黑体" w:hint="eastAsia"/>
          <w:sz w:val="28"/>
          <w:szCs w:val="32"/>
        </w:rPr>
        <w:lastRenderedPageBreak/>
        <w:t xml:space="preserve">5.3 </w:t>
      </w:r>
      <w:bookmarkEnd w:id="240"/>
      <w:r w:rsidR="00B026CB">
        <w:rPr>
          <w:rFonts w:ascii="黑体" w:eastAsia="黑体" w:hAnsi="黑体" w:cs="黑体" w:hint="eastAsia"/>
          <w:sz w:val="28"/>
          <w:szCs w:val="32"/>
        </w:rPr>
        <w:t>登录页面实现</w:t>
      </w:r>
    </w:p>
    <w:p w14:paraId="28C250FC" w14:textId="1D4C0C66" w:rsidR="00B026CB" w:rsidDel="006847BD" w:rsidRDefault="00B026CB" w:rsidP="00B026CB">
      <w:pPr>
        <w:spacing w:line="360" w:lineRule="auto"/>
        <w:ind w:firstLineChars="200" w:firstLine="480"/>
        <w:jc w:val="left"/>
        <w:rPr>
          <w:del w:id="241" w:author="thinkpad" w:date="2021-05-05T00:28:00Z"/>
          <w:sz w:val="24"/>
          <w:szCs w:val="28"/>
        </w:rPr>
      </w:pPr>
      <w:del w:id="242" w:author="thinkpad" w:date="2021-05-05T00:28:00Z">
        <w:r w:rsidDel="006847BD">
          <w:rPr>
            <w:rFonts w:hint="eastAsia"/>
            <w:sz w:val="24"/>
            <w:szCs w:val="28"/>
          </w:rPr>
          <w:delText>登录页面逻辑相对简单：</w:delText>
        </w:r>
      </w:del>
    </w:p>
    <w:p w14:paraId="67A5D840" w14:textId="77777777" w:rsidR="002D546B" w:rsidRDefault="006847BD" w:rsidP="002D546B">
      <w:pPr>
        <w:keepNext/>
        <w:spacing w:line="360" w:lineRule="auto"/>
        <w:jc w:val="left"/>
        <w:rPr>
          <w:ins w:id="243" w:author="栾 锟" w:date="2021-05-05T22:27:00Z"/>
          <w:sz w:val="24"/>
          <w:szCs w:val="28"/>
        </w:rPr>
        <w:pPrChange w:id="244" w:author="栾 锟" w:date="2021-05-05T22:27:00Z">
          <w:pPr>
            <w:keepNext/>
            <w:spacing w:line="360" w:lineRule="auto"/>
            <w:jc w:val="center"/>
          </w:pPr>
        </w:pPrChange>
      </w:pPr>
      <w:ins w:id="245" w:author="thinkpad" w:date="2021-05-05T00:28:00Z">
        <w:r>
          <w:rPr>
            <w:rFonts w:hint="eastAsia"/>
            <w:sz w:val="24"/>
            <w:szCs w:val="28"/>
          </w:rPr>
          <w:t>（</w:t>
        </w:r>
        <w:r>
          <w:rPr>
            <w:rFonts w:hint="eastAsia"/>
            <w:sz w:val="24"/>
            <w:szCs w:val="28"/>
          </w:rPr>
          <w:t>1</w:t>
        </w:r>
        <w:r>
          <w:rPr>
            <w:rFonts w:hint="eastAsia"/>
            <w:sz w:val="24"/>
            <w:szCs w:val="28"/>
          </w:rPr>
          <w:t>）</w:t>
        </w:r>
      </w:ins>
      <w:del w:id="246" w:author="thinkpad" w:date="2021-05-05T00:29:00Z">
        <w:r w:rsidR="00B026CB" w:rsidDel="00E03A6F">
          <w:rPr>
            <w:rFonts w:hint="eastAsia"/>
            <w:sz w:val="24"/>
            <w:szCs w:val="28"/>
          </w:rPr>
          <w:delText>注册</w:delText>
        </w:r>
      </w:del>
      <w:ins w:id="247" w:author="thinkpad" w:date="2021-05-05T00:29:00Z">
        <w:r w:rsidR="00E03A6F">
          <w:rPr>
            <w:rFonts w:hint="eastAsia"/>
            <w:sz w:val="24"/>
            <w:szCs w:val="28"/>
          </w:rPr>
          <w:t>登录</w:t>
        </w:r>
      </w:ins>
      <w:r w:rsidR="00B026CB">
        <w:rPr>
          <w:rFonts w:hint="eastAsia"/>
          <w:sz w:val="24"/>
          <w:szCs w:val="28"/>
        </w:rPr>
        <w:t>按钮实现</w:t>
      </w:r>
      <w:del w:id="248" w:author="thinkpad" w:date="2021-05-05T00:29:00Z">
        <w:r w:rsidR="00B026CB" w:rsidDel="00E03A6F">
          <w:rPr>
            <w:rFonts w:hint="eastAsia"/>
            <w:sz w:val="24"/>
            <w:szCs w:val="28"/>
          </w:rPr>
          <w:delText>注册</w:delText>
        </w:r>
      </w:del>
      <w:ins w:id="249" w:author="thinkpad" w:date="2021-05-05T00:29:00Z">
        <w:r w:rsidR="00E03A6F">
          <w:rPr>
            <w:rFonts w:hint="eastAsia"/>
            <w:sz w:val="24"/>
            <w:szCs w:val="28"/>
          </w:rPr>
          <w:t>登录</w:t>
        </w:r>
      </w:ins>
      <w:r w:rsidR="00B026CB">
        <w:rPr>
          <w:rFonts w:hint="eastAsia"/>
          <w:sz w:val="24"/>
          <w:szCs w:val="28"/>
        </w:rPr>
        <w:t>页面跳转</w:t>
      </w:r>
      <w:ins w:id="250" w:author="thinkpad" w:date="2021-05-05T00:29:00Z">
        <w:r w:rsidR="00E03A6F">
          <w:rPr>
            <w:rFonts w:hint="eastAsia"/>
            <w:sz w:val="24"/>
            <w:szCs w:val="28"/>
          </w:rPr>
          <w:t>。点击</w:t>
        </w:r>
      </w:ins>
      <w:r w:rsidR="00B026CB">
        <w:rPr>
          <w:rFonts w:hint="eastAsia"/>
          <w:sz w:val="24"/>
          <w:szCs w:val="28"/>
        </w:rPr>
        <w:t>登录按钮</w:t>
      </w:r>
      <w:ins w:id="251" w:author="thinkpad" w:date="2021-05-05T00:29:00Z">
        <w:r w:rsidR="00E03A6F">
          <w:rPr>
            <w:rFonts w:hint="eastAsia"/>
            <w:sz w:val="24"/>
            <w:szCs w:val="28"/>
          </w:rPr>
          <w:t>，首</w:t>
        </w:r>
      </w:ins>
      <w:r w:rsidR="00B026CB">
        <w:rPr>
          <w:rFonts w:hint="eastAsia"/>
          <w:sz w:val="24"/>
          <w:szCs w:val="28"/>
        </w:rPr>
        <w:t>先进行用户名和密码字段的正则验证，如果验证成功</w:t>
      </w:r>
      <w:del w:id="252" w:author="thinkpad" w:date="2021-05-05T00:29:00Z">
        <w:r w:rsidR="00B026CB" w:rsidDel="00E03A6F">
          <w:rPr>
            <w:rFonts w:hint="eastAsia"/>
            <w:sz w:val="24"/>
            <w:szCs w:val="28"/>
          </w:rPr>
          <w:delText>就</w:delText>
        </w:r>
      </w:del>
      <w:ins w:id="253" w:author="thinkpad" w:date="2021-05-05T00:29:00Z">
        <w:r w:rsidR="00E03A6F">
          <w:rPr>
            <w:rFonts w:hint="eastAsia"/>
            <w:sz w:val="24"/>
            <w:szCs w:val="28"/>
          </w:rPr>
          <w:t>则</w:t>
        </w:r>
      </w:ins>
      <w:r w:rsidR="00B026CB">
        <w:rPr>
          <w:rFonts w:hint="eastAsia"/>
          <w:sz w:val="24"/>
          <w:szCs w:val="28"/>
        </w:rPr>
        <w:t>提交到服务器进行用户验证，服务器端先查找用户空间是否存在</w:t>
      </w:r>
      <w:del w:id="254" w:author="thinkpad" w:date="2021-05-05T00:30:00Z">
        <w:r w:rsidR="00B026CB" w:rsidDel="00E03A6F">
          <w:rPr>
            <w:rFonts w:hint="eastAsia"/>
            <w:sz w:val="24"/>
            <w:szCs w:val="28"/>
          </w:rPr>
          <w:delText>，</w:delText>
        </w:r>
      </w:del>
      <w:ins w:id="255" w:author="thinkpad" w:date="2021-05-05T00:30:00Z">
        <w:r w:rsidR="00E03A6F">
          <w:rPr>
            <w:rFonts w:hint="eastAsia"/>
            <w:sz w:val="24"/>
            <w:szCs w:val="28"/>
          </w:rPr>
          <w:t>？</w:t>
        </w:r>
      </w:ins>
      <w:r w:rsidR="00B026CB">
        <w:rPr>
          <w:rFonts w:hint="eastAsia"/>
          <w:sz w:val="24"/>
          <w:szCs w:val="28"/>
        </w:rPr>
        <w:t>如果存在</w:t>
      </w:r>
      <w:ins w:id="256" w:author="thinkpad" w:date="2021-05-05T00:30:00Z">
        <w:r w:rsidR="00E03A6F">
          <w:rPr>
            <w:rFonts w:hint="eastAsia"/>
            <w:sz w:val="24"/>
            <w:szCs w:val="28"/>
          </w:rPr>
          <w:t>，</w:t>
        </w:r>
      </w:ins>
      <w:r w:rsidR="00B026CB">
        <w:rPr>
          <w:rFonts w:hint="eastAsia"/>
          <w:sz w:val="24"/>
          <w:szCs w:val="28"/>
        </w:rPr>
        <w:t>再检查用户密码文件夹是否与密码一致并返回相应的数据</w:t>
      </w:r>
      <w:del w:id="257" w:author="thinkpad" w:date="2021-05-05T00:28:00Z">
        <w:r w:rsidR="00B026CB" w:rsidDel="006847BD">
          <w:rPr>
            <w:rFonts w:hint="eastAsia"/>
            <w:sz w:val="24"/>
            <w:szCs w:val="28"/>
          </w:rPr>
          <w:delText>,</w:delText>
        </w:r>
      </w:del>
      <w:ins w:id="258" w:author="thinkpad" w:date="2021-05-05T00:28:00Z">
        <w:r>
          <w:rPr>
            <w:rFonts w:hint="eastAsia"/>
            <w:sz w:val="24"/>
            <w:szCs w:val="28"/>
          </w:rPr>
          <w:t>，</w:t>
        </w:r>
      </w:ins>
      <w:r w:rsidR="00B026CB">
        <w:rPr>
          <w:rFonts w:hint="eastAsia"/>
          <w:sz w:val="24"/>
          <w:szCs w:val="28"/>
        </w:rPr>
        <w:t>如图</w:t>
      </w:r>
      <w:r w:rsidR="00B026CB">
        <w:rPr>
          <w:rFonts w:hint="eastAsia"/>
          <w:sz w:val="24"/>
          <w:szCs w:val="28"/>
        </w:rPr>
        <w:t>5-</w:t>
      </w:r>
      <w:del w:id="259" w:author="thinkpad" w:date="2021-05-05T00:35:00Z">
        <w:r w:rsidR="00B026CB" w:rsidDel="00BB4B0E">
          <w:rPr>
            <w:sz w:val="24"/>
            <w:szCs w:val="28"/>
          </w:rPr>
          <w:delText>3</w:delText>
        </w:r>
      </w:del>
      <w:ins w:id="260" w:author="thinkpad" w:date="2021-05-05T00:35:00Z">
        <w:r w:rsidR="00BB4B0E">
          <w:rPr>
            <w:rFonts w:hint="eastAsia"/>
            <w:sz w:val="24"/>
            <w:szCs w:val="28"/>
          </w:rPr>
          <w:t>5</w:t>
        </w:r>
      </w:ins>
      <w:r w:rsidR="00B026CB">
        <w:rPr>
          <w:rFonts w:hint="eastAsia"/>
          <w:sz w:val="24"/>
          <w:szCs w:val="28"/>
        </w:rPr>
        <w:t>所示</w:t>
      </w:r>
      <w:ins w:id="261" w:author="thinkpad" w:date="2021-05-05T00:28:00Z">
        <w:r>
          <w:rPr>
            <w:rFonts w:hint="eastAsia"/>
            <w:sz w:val="24"/>
            <w:szCs w:val="28"/>
          </w:rPr>
          <w:t>。</w:t>
        </w:r>
      </w:ins>
    </w:p>
    <w:p w14:paraId="09FF341C" w14:textId="6065EAD0" w:rsidR="00B026CB" w:rsidDel="002D546B" w:rsidRDefault="002D546B" w:rsidP="002D546B">
      <w:pPr>
        <w:keepNext/>
        <w:spacing w:line="360" w:lineRule="auto"/>
        <w:jc w:val="center"/>
        <w:rPr>
          <w:del w:id="262" w:author="栾 锟" w:date="2021-05-05T22:26:00Z"/>
          <w:sz w:val="24"/>
          <w:szCs w:val="28"/>
        </w:rPr>
      </w:pPr>
      <w:moveToRangeStart w:id="263" w:author="栾 锟" w:date="2021-05-05T22:27:00Z" w:name="move71146050"/>
      <w:moveTo w:id="264" w:author="栾 锟" w:date="2021-05-05T22:27:00Z">
        <w:r>
          <w:rPr>
            <w:noProof/>
          </w:rPr>
          <w:drawing>
            <wp:inline distT="0" distB="0" distL="0" distR="0" wp14:anchorId="41A07EE7" wp14:editId="453149F9">
              <wp:extent cx="1917700" cy="3600327"/>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6090" t="22475" r="5248" b="15239"/>
                      <a:stretch/>
                    </pic:blipFill>
                    <pic:spPr bwMode="auto">
                      <a:xfrm>
                        <a:off x="0" y="0"/>
                        <a:ext cx="1921424" cy="3607318"/>
                      </a:xfrm>
                      <a:prstGeom prst="rect">
                        <a:avLst/>
                      </a:prstGeom>
                      <a:ln>
                        <a:noFill/>
                      </a:ln>
                      <a:extLst>
                        <a:ext uri="{53640926-AAD7-44D8-BBD7-CCE9431645EC}">
                          <a14:shadowObscured xmlns:a14="http://schemas.microsoft.com/office/drawing/2010/main"/>
                        </a:ext>
                      </a:extLst>
                    </pic:spPr>
                  </pic:pic>
                </a:graphicData>
              </a:graphic>
            </wp:inline>
          </w:drawing>
        </w:r>
      </w:moveTo>
      <w:moveToRangeEnd w:id="263"/>
    </w:p>
    <w:p w14:paraId="40EE060E" w14:textId="77777777" w:rsidR="002D546B" w:rsidRPr="00B026CB" w:rsidRDefault="002D546B" w:rsidP="002D546B">
      <w:pPr>
        <w:spacing w:line="360" w:lineRule="auto"/>
        <w:ind w:firstLine="420"/>
        <w:jc w:val="center"/>
        <w:rPr>
          <w:ins w:id="265" w:author="栾 锟" w:date="2021-05-05T22:27:00Z"/>
          <w:rFonts w:hint="eastAsia"/>
          <w:sz w:val="24"/>
          <w:szCs w:val="28"/>
        </w:rPr>
        <w:pPrChange w:id="266" w:author="栾 锟" w:date="2021-05-05T22:27:00Z">
          <w:pPr>
            <w:spacing w:line="360" w:lineRule="auto"/>
            <w:ind w:left="420"/>
            <w:jc w:val="left"/>
          </w:pPr>
        </w:pPrChange>
      </w:pPr>
    </w:p>
    <w:p w14:paraId="308B144C" w14:textId="47E3922E" w:rsidR="00DF166E" w:rsidDel="002D546B" w:rsidRDefault="00B026CB" w:rsidP="002D546B">
      <w:pPr>
        <w:keepNext/>
        <w:spacing w:line="360" w:lineRule="auto"/>
        <w:jc w:val="center"/>
        <w:rPr>
          <w:del w:id="267" w:author="栾 锟" w:date="2021-05-05T22:27:00Z"/>
          <w:rFonts w:hint="eastAsia"/>
        </w:rPr>
        <w:pPrChange w:id="268" w:author="栾 锟" w:date="2021-05-05T22:27:00Z">
          <w:pPr>
            <w:keepNext/>
            <w:spacing w:line="360" w:lineRule="auto"/>
            <w:ind w:firstLineChars="200" w:firstLine="420"/>
            <w:jc w:val="center"/>
          </w:pPr>
        </w:pPrChange>
      </w:pPr>
      <w:moveFromRangeStart w:id="269" w:author="栾 锟" w:date="2021-05-05T22:27:00Z" w:name="move71146050"/>
      <w:moveFrom w:id="270" w:author="栾 锟" w:date="2021-05-05T22:27:00Z">
        <w:r w:rsidDel="002D546B">
          <w:rPr>
            <w:noProof/>
          </w:rPr>
          <w:drawing>
            <wp:inline distT="0" distB="0" distL="0" distR="0" wp14:anchorId="28394FBD" wp14:editId="36DFEF14">
              <wp:extent cx="1917700" cy="3600327"/>
              <wp:effectExtent l="0" t="0" r="635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6090" t="22475" r="5248" b="15239"/>
                      <a:stretch/>
                    </pic:blipFill>
                    <pic:spPr bwMode="auto">
                      <a:xfrm>
                        <a:off x="0" y="0"/>
                        <a:ext cx="1921424" cy="3607318"/>
                      </a:xfrm>
                      <a:prstGeom prst="rect">
                        <a:avLst/>
                      </a:prstGeom>
                      <a:ln>
                        <a:noFill/>
                      </a:ln>
                      <a:extLst>
                        <a:ext uri="{53640926-AAD7-44D8-BBD7-CCE9431645EC}">
                          <a14:shadowObscured xmlns:a14="http://schemas.microsoft.com/office/drawing/2010/main"/>
                        </a:ext>
                      </a:extLst>
                    </pic:spPr>
                  </pic:pic>
                </a:graphicData>
              </a:graphic>
            </wp:inline>
          </w:drawing>
        </w:r>
      </w:moveFrom>
      <w:moveFromRangeEnd w:id="269"/>
    </w:p>
    <w:p w14:paraId="62968006" w14:textId="1E592F0B" w:rsidR="00DF166E" w:rsidRPr="00E03A6F" w:rsidRDefault="00CB199E" w:rsidP="002D546B">
      <w:pPr>
        <w:keepNext/>
        <w:spacing w:line="360" w:lineRule="auto"/>
        <w:jc w:val="center"/>
        <w:rPr>
          <w:b/>
          <w:sz w:val="28"/>
          <w:szCs w:val="28"/>
          <w:rPrChange w:id="271" w:author="thinkpad" w:date="2021-05-05T00:30:00Z">
            <w:rPr>
              <w:sz w:val="24"/>
              <w:szCs w:val="28"/>
            </w:rPr>
          </w:rPrChange>
        </w:rPr>
        <w:pPrChange w:id="272" w:author="栾 锟" w:date="2021-05-05T22:27:00Z">
          <w:pPr>
            <w:pStyle w:val="a3"/>
            <w:jc w:val="center"/>
          </w:pPr>
        </w:pPrChange>
      </w:pPr>
      <w:r w:rsidRPr="00E03A6F">
        <w:rPr>
          <w:rFonts w:hint="eastAsia"/>
          <w:b/>
          <w:rPrChange w:id="273" w:author="thinkpad" w:date="2021-05-05T00:30:00Z">
            <w:rPr>
              <w:rFonts w:hint="eastAsia"/>
            </w:rPr>
          </w:rPrChange>
        </w:rPr>
        <w:t>图</w:t>
      </w:r>
      <w:r w:rsidRPr="00E03A6F">
        <w:rPr>
          <w:b/>
          <w:rPrChange w:id="274" w:author="thinkpad" w:date="2021-05-05T00:30:00Z">
            <w:rPr/>
          </w:rPrChange>
        </w:rPr>
        <w:t>5-</w:t>
      </w:r>
      <w:del w:id="275" w:author="thinkpad" w:date="2021-05-05T00:35:00Z">
        <w:r w:rsidRPr="00E03A6F" w:rsidDel="006B43AA">
          <w:rPr>
            <w:b/>
            <w:rPrChange w:id="276" w:author="thinkpad" w:date="2021-05-05T00:30:00Z">
              <w:rPr/>
            </w:rPrChange>
          </w:rPr>
          <w:delText xml:space="preserve">3 </w:delText>
        </w:r>
      </w:del>
      <w:ins w:id="277" w:author="thinkpad" w:date="2021-05-05T00:35:00Z">
        <w:r w:rsidR="006B43AA">
          <w:rPr>
            <w:rFonts w:hint="eastAsia"/>
            <w:b/>
          </w:rPr>
          <w:t>5</w:t>
        </w:r>
        <w:r w:rsidR="006B43AA" w:rsidRPr="00E03A6F">
          <w:rPr>
            <w:b/>
            <w:rPrChange w:id="278" w:author="thinkpad" w:date="2021-05-05T00:30:00Z">
              <w:rPr/>
            </w:rPrChange>
          </w:rPr>
          <w:t xml:space="preserve"> </w:t>
        </w:r>
      </w:ins>
      <w:r w:rsidR="009C7AF9" w:rsidRPr="00E03A6F">
        <w:rPr>
          <w:rFonts w:hint="eastAsia"/>
          <w:b/>
          <w:rPrChange w:id="279" w:author="thinkpad" w:date="2021-05-05T00:30:00Z">
            <w:rPr>
              <w:rFonts w:hint="eastAsia"/>
            </w:rPr>
          </w:rPrChange>
        </w:rPr>
        <w:t>登录</w:t>
      </w:r>
      <w:r w:rsidRPr="00E03A6F">
        <w:rPr>
          <w:b/>
          <w:rPrChange w:id="280" w:author="thinkpad" w:date="2021-05-05T00:30:00Z">
            <w:rPr/>
          </w:rPrChange>
        </w:rPr>
        <w:t>页面</w:t>
      </w:r>
    </w:p>
    <w:p w14:paraId="656B2946" w14:textId="62223DC6" w:rsidR="004202D0" w:rsidRPr="002D546B" w:rsidRDefault="004202D0" w:rsidP="00B026CB">
      <w:pPr>
        <w:rPr>
          <w:sz w:val="24"/>
          <w:szCs w:val="24"/>
          <w:rPrChange w:id="281" w:author="栾 锟" w:date="2021-05-05T22:27:00Z">
            <w:rPr/>
          </w:rPrChange>
        </w:rPr>
      </w:pPr>
      <w:bookmarkStart w:id="282" w:name="_Toc32391"/>
      <w:r w:rsidRPr="002D546B">
        <w:rPr>
          <w:rFonts w:hint="eastAsia"/>
          <w:sz w:val="24"/>
          <w:szCs w:val="24"/>
          <w:rPrChange w:id="283" w:author="栾 锟" w:date="2021-05-05T22:27:00Z">
            <w:rPr>
              <w:rFonts w:hint="eastAsia"/>
            </w:rPr>
          </w:rPrChange>
        </w:rPr>
        <w:t>登录按钮实现</w:t>
      </w:r>
    </w:p>
    <w:p w14:paraId="5B1B5644" w14:textId="77777777" w:rsidR="004202D0" w:rsidRPr="002D546B" w:rsidRDefault="004202D0" w:rsidP="00B026CB">
      <w:pPr>
        <w:rPr>
          <w:sz w:val="24"/>
          <w:szCs w:val="24"/>
          <w:rPrChange w:id="284" w:author="栾 锟" w:date="2021-05-05T22:27:00Z">
            <w:rPr/>
          </w:rPrChange>
        </w:rPr>
      </w:pPr>
      <w:r w:rsidRPr="002D546B">
        <w:rPr>
          <w:sz w:val="24"/>
          <w:szCs w:val="24"/>
          <w:rPrChange w:id="285" w:author="栾 锟" w:date="2021-05-05T22:27:00Z">
            <w:rPr/>
          </w:rPrChange>
        </w:rPr>
        <w:t xml:space="preserve">async </w:t>
      </w:r>
      <w:proofErr w:type="gramStart"/>
      <w:r w:rsidRPr="002D546B">
        <w:rPr>
          <w:sz w:val="24"/>
          <w:szCs w:val="24"/>
          <w:rPrChange w:id="286" w:author="栾 锟" w:date="2021-05-05T22:27:00Z">
            <w:rPr/>
          </w:rPrChange>
        </w:rPr>
        <w:t>login(</w:t>
      </w:r>
      <w:proofErr w:type="gramEnd"/>
      <w:r w:rsidRPr="002D546B">
        <w:rPr>
          <w:sz w:val="24"/>
          <w:szCs w:val="24"/>
          <w:rPrChange w:id="287" w:author="栾 锟" w:date="2021-05-05T22:27:00Z">
            <w:rPr/>
          </w:rPrChange>
        </w:rPr>
        <w:t>) {</w:t>
      </w:r>
    </w:p>
    <w:p w14:paraId="42C967DD" w14:textId="77777777" w:rsidR="004202D0" w:rsidRPr="002D546B" w:rsidRDefault="004202D0" w:rsidP="00B026CB">
      <w:pPr>
        <w:rPr>
          <w:sz w:val="24"/>
          <w:szCs w:val="24"/>
          <w:rPrChange w:id="288" w:author="栾 锟" w:date="2021-05-05T22:27:00Z">
            <w:rPr/>
          </w:rPrChange>
        </w:rPr>
      </w:pPr>
      <w:r w:rsidRPr="002D546B">
        <w:rPr>
          <w:sz w:val="24"/>
          <w:szCs w:val="24"/>
          <w:rPrChange w:id="289" w:author="栾 锟" w:date="2021-05-05T22:27:00Z">
            <w:rPr/>
          </w:rPrChange>
        </w:rPr>
        <w:tab/>
        <w:t xml:space="preserve">let flag = await </w:t>
      </w:r>
      <w:proofErr w:type="spellStart"/>
      <w:r w:rsidRPr="002D546B">
        <w:rPr>
          <w:sz w:val="24"/>
          <w:szCs w:val="24"/>
          <w:rPrChange w:id="290" w:author="栾 锟" w:date="2021-05-05T22:27:00Z">
            <w:rPr/>
          </w:rPrChange>
        </w:rPr>
        <w:t>this.user.</w:t>
      </w:r>
      <w:proofErr w:type="gramStart"/>
      <w:r w:rsidRPr="002D546B">
        <w:rPr>
          <w:sz w:val="24"/>
          <w:szCs w:val="24"/>
          <w:rPrChange w:id="291" w:author="栾 锟" w:date="2021-05-05T22:27:00Z">
            <w:rPr/>
          </w:rPrChange>
        </w:rPr>
        <w:t>login</w:t>
      </w:r>
      <w:proofErr w:type="spellEnd"/>
      <w:r w:rsidRPr="002D546B">
        <w:rPr>
          <w:sz w:val="24"/>
          <w:szCs w:val="24"/>
          <w:rPrChange w:id="292" w:author="栾 锟" w:date="2021-05-05T22:27:00Z">
            <w:rPr/>
          </w:rPrChange>
        </w:rPr>
        <w:t>(</w:t>
      </w:r>
      <w:proofErr w:type="gramEnd"/>
      <w:r w:rsidRPr="002D546B">
        <w:rPr>
          <w:sz w:val="24"/>
          <w:szCs w:val="24"/>
          <w:rPrChange w:id="293" w:author="栾 锟" w:date="2021-05-05T22:27:00Z">
            <w:rPr/>
          </w:rPrChange>
        </w:rPr>
        <w:t>);</w:t>
      </w:r>
    </w:p>
    <w:p w14:paraId="43A2581C" w14:textId="77777777" w:rsidR="004202D0" w:rsidRPr="002D546B" w:rsidRDefault="004202D0" w:rsidP="00B026CB">
      <w:pPr>
        <w:rPr>
          <w:sz w:val="24"/>
          <w:szCs w:val="24"/>
          <w:rPrChange w:id="294" w:author="栾 锟" w:date="2021-05-05T22:27:00Z">
            <w:rPr/>
          </w:rPrChange>
        </w:rPr>
      </w:pPr>
      <w:r w:rsidRPr="002D546B">
        <w:rPr>
          <w:sz w:val="24"/>
          <w:szCs w:val="24"/>
          <w:rPrChange w:id="295" w:author="栾 锟" w:date="2021-05-05T22:27:00Z">
            <w:rPr/>
          </w:rPrChange>
        </w:rPr>
        <w:tab/>
      </w:r>
    </w:p>
    <w:p w14:paraId="461B074F" w14:textId="77777777" w:rsidR="004202D0" w:rsidRPr="002D546B" w:rsidRDefault="004202D0" w:rsidP="00B026CB">
      <w:pPr>
        <w:rPr>
          <w:sz w:val="24"/>
          <w:szCs w:val="24"/>
          <w:rPrChange w:id="296" w:author="栾 锟" w:date="2021-05-05T22:27:00Z">
            <w:rPr/>
          </w:rPrChange>
        </w:rPr>
      </w:pPr>
      <w:r w:rsidRPr="002D546B">
        <w:rPr>
          <w:sz w:val="24"/>
          <w:szCs w:val="24"/>
          <w:rPrChange w:id="297" w:author="栾 锟" w:date="2021-05-05T22:27:00Z">
            <w:rPr/>
          </w:rPrChange>
        </w:rPr>
        <w:tab/>
        <w:t>if (flag == false) {</w:t>
      </w:r>
    </w:p>
    <w:p w14:paraId="15F43313" w14:textId="77777777" w:rsidR="004202D0" w:rsidRPr="002D546B" w:rsidRDefault="004202D0" w:rsidP="00B026CB">
      <w:pPr>
        <w:rPr>
          <w:sz w:val="24"/>
          <w:szCs w:val="24"/>
          <w:rPrChange w:id="298" w:author="栾 锟" w:date="2021-05-05T22:27:00Z">
            <w:rPr/>
          </w:rPrChange>
        </w:rPr>
      </w:pPr>
      <w:r w:rsidRPr="002D546B">
        <w:rPr>
          <w:rFonts w:hint="eastAsia"/>
          <w:sz w:val="24"/>
          <w:szCs w:val="24"/>
          <w:rPrChange w:id="299" w:author="栾 锟" w:date="2021-05-05T22:27:00Z">
            <w:rPr>
              <w:rFonts w:hint="eastAsia"/>
            </w:rPr>
          </w:rPrChange>
        </w:rPr>
        <w:tab/>
      </w:r>
      <w:r w:rsidRPr="002D546B">
        <w:rPr>
          <w:rFonts w:hint="eastAsia"/>
          <w:sz w:val="24"/>
          <w:szCs w:val="24"/>
          <w:rPrChange w:id="300" w:author="栾 锟" w:date="2021-05-05T22:27:00Z">
            <w:rPr>
              <w:rFonts w:hint="eastAsia"/>
            </w:rPr>
          </w:rPrChange>
        </w:rPr>
        <w:tab/>
      </w:r>
      <w:proofErr w:type="spellStart"/>
      <w:r w:rsidRPr="002D546B">
        <w:rPr>
          <w:rFonts w:hint="eastAsia"/>
          <w:sz w:val="24"/>
          <w:szCs w:val="24"/>
          <w:rPrChange w:id="301" w:author="栾 锟" w:date="2021-05-05T22:27:00Z">
            <w:rPr>
              <w:rFonts w:hint="eastAsia"/>
            </w:rPr>
          </w:rPrChange>
        </w:rPr>
        <w:t>showtip</w:t>
      </w:r>
      <w:proofErr w:type="spellEnd"/>
      <w:r w:rsidRPr="002D546B">
        <w:rPr>
          <w:rFonts w:hint="eastAsia"/>
          <w:sz w:val="24"/>
          <w:szCs w:val="24"/>
          <w:rPrChange w:id="302" w:author="栾 锟" w:date="2021-05-05T22:27:00Z">
            <w:rPr>
              <w:rFonts w:hint="eastAsia"/>
            </w:rPr>
          </w:rPrChange>
        </w:rPr>
        <w:t>("</w:t>
      </w:r>
      <w:r w:rsidRPr="002D546B">
        <w:rPr>
          <w:rFonts w:hint="eastAsia"/>
          <w:sz w:val="24"/>
          <w:szCs w:val="24"/>
          <w:rPrChange w:id="303" w:author="栾 锟" w:date="2021-05-05T22:27:00Z">
            <w:rPr>
              <w:rFonts w:hint="eastAsia"/>
            </w:rPr>
          </w:rPrChange>
        </w:rPr>
        <w:t>用户不存在或密码错误</w:t>
      </w:r>
      <w:r w:rsidRPr="002D546B">
        <w:rPr>
          <w:rFonts w:hint="eastAsia"/>
          <w:sz w:val="24"/>
          <w:szCs w:val="24"/>
          <w:rPrChange w:id="304" w:author="栾 锟" w:date="2021-05-05T22:27:00Z">
            <w:rPr>
              <w:rFonts w:hint="eastAsia"/>
            </w:rPr>
          </w:rPrChange>
        </w:rPr>
        <w:t>", "error");</w:t>
      </w:r>
    </w:p>
    <w:p w14:paraId="54581D6B" w14:textId="77777777" w:rsidR="004202D0" w:rsidRPr="002D546B" w:rsidRDefault="004202D0" w:rsidP="00B026CB">
      <w:pPr>
        <w:rPr>
          <w:sz w:val="24"/>
          <w:szCs w:val="24"/>
          <w:rPrChange w:id="305" w:author="栾 锟" w:date="2021-05-05T22:27:00Z">
            <w:rPr/>
          </w:rPrChange>
        </w:rPr>
      </w:pPr>
      <w:r w:rsidRPr="002D546B">
        <w:rPr>
          <w:sz w:val="24"/>
          <w:szCs w:val="24"/>
          <w:rPrChange w:id="306" w:author="栾 锟" w:date="2021-05-05T22:27:00Z">
            <w:rPr/>
          </w:rPrChange>
        </w:rPr>
        <w:tab/>
        <w:t>} else if (flag == true) {</w:t>
      </w:r>
    </w:p>
    <w:p w14:paraId="536D7094" w14:textId="77777777" w:rsidR="004202D0" w:rsidRPr="002D546B" w:rsidRDefault="004202D0" w:rsidP="00B026CB">
      <w:pPr>
        <w:rPr>
          <w:sz w:val="24"/>
          <w:szCs w:val="24"/>
          <w:rPrChange w:id="307" w:author="栾 锟" w:date="2021-05-05T22:27:00Z">
            <w:rPr/>
          </w:rPrChange>
        </w:rPr>
      </w:pPr>
      <w:r w:rsidRPr="002D546B">
        <w:rPr>
          <w:rFonts w:hint="eastAsia"/>
          <w:sz w:val="24"/>
          <w:szCs w:val="24"/>
          <w:rPrChange w:id="308" w:author="栾 锟" w:date="2021-05-05T22:27:00Z">
            <w:rPr>
              <w:rFonts w:hint="eastAsia"/>
            </w:rPr>
          </w:rPrChange>
        </w:rPr>
        <w:tab/>
      </w:r>
      <w:r w:rsidRPr="002D546B">
        <w:rPr>
          <w:rFonts w:hint="eastAsia"/>
          <w:sz w:val="24"/>
          <w:szCs w:val="24"/>
          <w:rPrChange w:id="309" w:author="栾 锟" w:date="2021-05-05T22:27:00Z">
            <w:rPr>
              <w:rFonts w:hint="eastAsia"/>
            </w:rPr>
          </w:rPrChange>
        </w:rPr>
        <w:tab/>
      </w:r>
      <w:proofErr w:type="spellStart"/>
      <w:r w:rsidRPr="002D546B">
        <w:rPr>
          <w:rFonts w:hint="eastAsia"/>
          <w:sz w:val="24"/>
          <w:szCs w:val="24"/>
          <w:rPrChange w:id="310" w:author="栾 锟" w:date="2021-05-05T22:27:00Z">
            <w:rPr>
              <w:rFonts w:hint="eastAsia"/>
            </w:rPr>
          </w:rPrChange>
        </w:rPr>
        <w:t>showtip</w:t>
      </w:r>
      <w:proofErr w:type="spellEnd"/>
      <w:r w:rsidRPr="002D546B">
        <w:rPr>
          <w:rFonts w:hint="eastAsia"/>
          <w:sz w:val="24"/>
          <w:szCs w:val="24"/>
          <w:rPrChange w:id="311" w:author="栾 锟" w:date="2021-05-05T22:27:00Z">
            <w:rPr>
              <w:rFonts w:hint="eastAsia"/>
            </w:rPr>
          </w:rPrChange>
        </w:rPr>
        <w:t>("</w:t>
      </w:r>
      <w:r w:rsidRPr="002D546B">
        <w:rPr>
          <w:rFonts w:hint="eastAsia"/>
          <w:sz w:val="24"/>
          <w:szCs w:val="24"/>
          <w:rPrChange w:id="312" w:author="栾 锟" w:date="2021-05-05T22:27:00Z">
            <w:rPr>
              <w:rFonts w:hint="eastAsia"/>
            </w:rPr>
          </w:rPrChange>
        </w:rPr>
        <w:t>登录成功</w:t>
      </w:r>
      <w:r w:rsidRPr="002D546B">
        <w:rPr>
          <w:rFonts w:hint="eastAsia"/>
          <w:sz w:val="24"/>
          <w:szCs w:val="24"/>
          <w:rPrChange w:id="313" w:author="栾 锟" w:date="2021-05-05T22:27:00Z">
            <w:rPr>
              <w:rFonts w:hint="eastAsia"/>
            </w:rPr>
          </w:rPrChange>
        </w:rPr>
        <w:t>", "success");</w:t>
      </w:r>
    </w:p>
    <w:p w14:paraId="2884CE62" w14:textId="77777777" w:rsidR="004202D0" w:rsidRPr="002D546B" w:rsidRDefault="004202D0" w:rsidP="00B026CB">
      <w:pPr>
        <w:rPr>
          <w:sz w:val="24"/>
          <w:szCs w:val="24"/>
          <w:rPrChange w:id="314" w:author="栾 锟" w:date="2021-05-05T22:27:00Z">
            <w:rPr/>
          </w:rPrChange>
        </w:rPr>
      </w:pPr>
      <w:r w:rsidRPr="002D546B">
        <w:rPr>
          <w:sz w:val="24"/>
          <w:szCs w:val="24"/>
          <w:rPrChange w:id="315" w:author="栾 锟" w:date="2021-05-05T22:27:00Z">
            <w:rPr/>
          </w:rPrChange>
        </w:rPr>
        <w:tab/>
      </w:r>
      <w:r w:rsidRPr="002D546B">
        <w:rPr>
          <w:sz w:val="24"/>
          <w:szCs w:val="24"/>
          <w:rPrChange w:id="316" w:author="栾 锟" w:date="2021-05-05T22:27:00Z">
            <w:rPr/>
          </w:rPrChange>
        </w:rPr>
        <w:tab/>
      </w:r>
      <w:proofErr w:type="spellStart"/>
      <w:r w:rsidRPr="002D546B">
        <w:rPr>
          <w:sz w:val="24"/>
          <w:szCs w:val="24"/>
          <w:rPrChange w:id="317" w:author="栾 锟" w:date="2021-05-05T22:27:00Z">
            <w:rPr/>
          </w:rPrChange>
        </w:rPr>
        <w:t>switchtotabar</w:t>
      </w:r>
      <w:proofErr w:type="spellEnd"/>
      <w:r w:rsidRPr="002D546B">
        <w:rPr>
          <w:sz w:val="24"/>
          <w:szCs w:val="24"/>
          <w:rPrChange w:id="318" w:author="栾 锟" w:date="2021-05-05T22:27:00Z">
            <w:rPr/>
          </w:rPrChange>
        </w:rPr>
        <w:t>("/pages/home/home")</w:t>
      </w:r>
    </w:p>
    <w:p w14:paraId="09EE5FAB" w14:textId="77777777" w:rsidR="004202D0" w:rsidRPr="002D546B" w:rsidRDefault="004202D0" w:rsidP="00B026CB">
      <w:pPr>
        <w:rPr>
          <w:sz w:val="24"/>
          <w:szCs w:val="24"/>
          <w:rPrChange w:id="319" w:author="栾 锟" w:date="2021-05-05T22:27:00Z">
            <w:rPr/>
          </w:rPrChange>
        </w:rPr>
      </w:pPr>
      <w:r w:rsidRPr="002D546B">
        <w:rPr>
          <w:sz w:val="24"/>
          <w:szCs w:val="24"/>
          <w:rPrChange w:id="320" w:author="栾 锟" w:date="2021-05-05T22:27:00Z">
            <w:rPr/>
          </w:rPrChange>
        </w:rPr>
        <w:tab/>
        <w:t>} else {</w:t>
      </w:r>
    </w:p>
    <w:p w14:paraId="18D8E356" w14:textId="77777777" w:rsidR="004202D0" w:rsidRPr="002D546B" w:rsidRDefault="004202D0" w:rsidP="00B026CB">
      <w:pPr>
        <w:rPr>
          <w:sz w:val="24"/>
          <w:szCs w:val="24"/>
          <w:rPrChange w:id="321" w:author="栾 锟" w:date="2021-05-05T22:27:00Z">
            <w:rPr/>
          </w:rPrChange>
        </w:rPr>
      </w:pPr>
      <w:r w:rsidRPr="002D546B">
        <w:rPr>
          <w:rFonts w:hint="eastAsia"/>
          <w:sz w:val="24"/>
          <w:szCs w:val="24"/>
          <w:rPrChange w:id="322" w:author="栾 锟" w:date="2021-05-05T22:27:00Z">
            <w:rPr>
              <w:rFonts w:hint="eastAsia"/>
            </w:rPr>
          </w:rPrChange>
        </w:rPr>
        <w:tab/>
      </w:r>
      <w:r w:rsidRPr="002D546B">
        <w:rPr>
          <w:rFonts w:hint="eastAsia"/>
          <w:sz w:val="24"/>
          <w:szCs w:val="24"/>
          <w:rPrChange w:id="323" w:author="栾 锟" w:date="2021-05-05T22:27:00Z">
            <w:rPr>
              <w:rFonts w:hint="eastAsia"/>
            </w:rPr>
          </w:rPrChange>
        </w:rPr>
        <w:tab/>
      </w:r>
      <w:proofErr w:type="spellStart"/>
      <w:r w:rsidRPr="002D546B">
        <w:rPr>
          <w:rFonts w:hint="eastAsia"/>
          <w:sz w:val="24"/>
          <w:szCs w:val="24"/>
          <w:rPrChange w:id="324" w:author="栾 锟" w:date="2021-05-05T22:27:00Z">
            <w:rPr>
              <w:rFonts w:hint="eastAsia"/>
            </w:rPr>
          </w:rPrChange>
        </w:rPr>
        <w:t>showtip</w:t>
      </w:r>
      <w:proofErr w:type="spellEnd"/>
      <w:r w:rsidRPr="002D546B">
        <w:rPr>
          <w:rFonts w:hint="eastAsia"/>
          <w:sz w:val="24"/>
          <w:szCs w:val="24"/>
          <w:rPrChange w:id="325" w:author="栾 锟" w:date="2021-05-05T22:27:00Z">
            <w:rPr>
              <w:rFonts w:hint="eastAsia"/>
            </w:rPr>
          </w:rPrChange>
        </w:rPr>
        <w:t>("</w:t>
      </w:r>
      <w:r w:rsidRPr="002D546B">
        <w:rPr>
          <w:rFonts w:hint="eastAsia"/>
          <w:sz w:val="24"/>
          <w:szCs w:val="24"/>
          <w:rPrChange w:id="326" w:author="栾 锟" w:date="2021-05-05T22:27:00Z">
            <w:rPr>
              <w:rFonts w:hint="eastAsia"/>
            </w:rPr>
          </w:rPrChange>
        </w:rPr>
        <w:t>用户名或密码格式不正确</w:t>
      </w:r>
      <w:r w:rsidRPr="002D546B">
        <w:rPr>
          <w:rFonts w:hint="eastAsia"/>
          <w:sz w:val="24"/>
          <w:szCs w:val="24"/>
          <w:rPrChange w:id="327" w:author="栾 锟" w:date="2021-05-05T22:27:00Z">
            <w:rPr>
              <w:rFonts w:hint="eastAsia"/>
            </w:rPr>
          </w:rPrChange>
        </w:rPr>
        <w:t>", "warning");</w:t>
      </w:r>
    </w:p>
    <w:p w14:paraId="53962745" w14:textId="77777777" w:rsidR="004202D0" w:rsidRPr="002D546B" w:rsidRDefault="004202D0" w:rsidP="00B026CB">
      <w:pPr>
        <w:rPr>
          <w:sz w:val="24"/>
          <w:szCs w:val="24"/>
          <w:rPrChange w:id="328" w:author="栾 锟" w:date="2021-05-05T22:27:00Z">
            <w:rPr/>
          </w:rPrChange>
        </w:rPr>
      </w:pPr>
      <w:r w:rsidRPr="002D546B">
        <w:rPr>
          <w:sz w:val="24"/>
          <w:szCs w:val="24"/>
          <w:rPrChange w:id="329" w:author="栾 锟" w:date="2021-05-05T22:27:00Z">
            <w:rPr/>
          </w:rPrChange>
        </w:rPr>
        <w:tab/>
        <w:t>}</w:t>
      </w:r>
    </w:p>
    <w:p w14:paraId="426D516A" w14:textId="77777777" w:rsidR="004202D0" w:rsidRPr="002D546B" w:rsidRDefault="004202D0" w:rsidP="00B026CB">
      <w:pPr>
        <w:rPr>
          <w:sz w:val="24"/>
          <w:szCs w:val="24"/>
          <w:rPrChange w:id="330" w:author="栾 锟" w:date="2021-05-05T22:27:00Z">
            <w:rPr/>
          </w:rPrChange>
        </w:rPr>
      </w:pPr>
      <w:r w:rsidRPr="002D546B">
        <w:rPr>
          <w:sz w:val="24"/>
          <w:szCs w:val="24"/>
          <w:rPrChange w:id="331" w:author="栾 锟" w:date="2021-05-05T22:27:00Z">
            <w:rPr/>
          </w:rPrChange>
        </w:rPr>
        <w:tab/>
      </w:r>
    </w:p>
    <w:p w14:paraId="76D9370E" w14:textId="6EA967B8" w:rsidR="004202D0" w:rsidRPr="002D546B" w:rsidRDefault="004202D0" w:rsidP="00B026CB">
      <w:pPr>
        <w:rPr>
          <w:sz w:val="24"/>
          <w:szCs w:val="24"/>
          <w:rPrChange w:id="332" w:author="栾 锟" w:date="2021-05-05T22:27:00Z">
            <w:rPr/>
          </w:rPrChange>
        </w:rPr>
      </w:pPr>
      <w:r w:rsidRPr="002D546B">
        <w:rPr>
          <w:sz w:val="24"/>
          <w:szCs w:val="24"/>
          <w:rPrChange w:id="333" w:author="栾 锟" w:date="2021-05-05T22:27:00Z">
            <w:rPr/>
          </w:rPrChange>
        </w:rPr>
        <w:t>}</w:t>
      </w:r>
    </w:p>
    <w:p w14:paraId="73FCFC05" w14:textId="389A2932" w:rsidR="004202D0" w:rsidRPr="002D546B" w:rsidRDefault="004202D0" w:rsidP="00B026CB">
      <w:pPr>
        <w:rPr>
          <w:sz w:val="24"/>
          <w:szCs w:val="24"/>
          <w:rPrChange w:id="334" w:author="栾 锟" w:date="2021-05-05T22:28:00Z">
            <w:rPr/>
          </w:rPrChange>
        </w:rPr>
      </w:pPr>
      <w:r w:rsidRPr="002D546B">
        <w:rPr>
          <w:sz w:val="24"/>
          <w:szCs w:val="24"/>
          <w:rPrChange w:id="335" w:author="栾 锟" w:date="2021-05-05T22:28:00Z">
            <w:rPr/>
          </w:rPrChange>
        </w:rPr>
        <w:t>F</w:t>
      </w:r>
      <w:r w:rsidRPr="002D546B">
        <w:rPr>
          <w:rFonts w:hint="eastAsia"/>
          <w:sz w:val="24"/>
          <w:szCs w:val="24"/>
          <w:rPrChange w:id="336" w:author="栾 锟" w:date="2021-05-05T22:28:00Z">
            <w:rPr>
              <w:rFonts w:hint="eastAsia"/>
            </w:rPr>
          </w:rPrChange>
        </w:rPr>
        <w:t>lask</w:t>
      </w:r>
      <w:r w:rsidRPr="002D546B">
        <w:rPr>
          <w:rFonts w:hint="eastAsia"/>
          <w:sz w:val="24"/>
          <w:szCs w:val="24"/>
          <w:rPrChange w:id="337" w:author="栾 锟" w:date="2021-05-05T22:28:00Z">
            <w:rPr>
              <w:rFonts w:hint="eastAsia"/>
            </w:rPr>
          </w:rPrChange>
        </w:rPr>
        <w:t>服务器</w:t>
      </w:r>
      <w:r w:rsidRPr="002D546B">
        <w:rPr>
          <w:rFonts w:hint="eastAsia"/>
          <w:sz w:val="24"/>
          <w:szCs w:val="24"/>
          <w:rPrChange w:id="338" w:author="栾 锟" w:date="2021-05-05T22:28:00Z">
            <w:rPr>
              <w:rFonts w:hint="eastAsia"/>
            </w:rPr>
          </w:rPrChange>
        </w:rPr>
        <w:t>login</w:t>
      </w:r>
      <w:r w:rsidRPr="002D546B">
        <w:rPr>
          <w:rFonts w:hint="eastAsia"/>
          <w:sz w:val="24"/>
          <w:szCs w:val="24"/>
          <w:rPrChange w:id="339" w:author="栾 锟" w:date="2021-05-05T22:28:00Z">
            <w:rPr>
              <w:rFonts w:hint="eastAsia"/>
            </w:rPr>
          </w:rPrChange>
        </w:rPr>
        <w:t>验证：</w:t>
      </w:r>
    </w:p>
    <w:p w14:paraId="4C33A48E" w14:textId="77777777" w:rsidR="004202D0" w:rsidRPr="002D546B" w:rsidRDefault="004202D0" w:rsidP="004202D0">
      <w:pPr>
        <w:rPr>
          <w:sz w:val="24"/>
          <w:szCs w:val="24"/>
          <w:rPrChange w:id="340" w:author="栾 锟" w:date="2021-05-05T22:28:00Z">
            <w:rPr/>
          </w:rPrChange>
        </w:rPr>
      </w:pPr>
      <w:r w:rsidRPr="002D546B">
        <w:rPr>
          <w:rFonts w:hint="eastAsia"/>
          <w:sz w:val="24"/>
          <w:szCs w:val="24"/>
          <w:rPrChange w:id="341" w:author="栾 锟" w:date="2021-05-05T22:28:00Z">
            <w:rPr>
              <w:rFonts w:hint="eastAsia"/>
            </w:rPr>
          </w:rPrChange>
        </w:rPr>
        <w:t xml:space="preserve">def </w:t>
      </w:r>
      <w:proofErr w:type="spellStart"/>
      <w:r w:rsidRPr="002D546B">
        <w:rPr>
          <w:rFonts w:hint="eastAsia"/>
          <w:sz w:val="24"/>
          <w:szCs w:val="24"/>
          <w:rPrChange w:id="342" w:author="栾 锟" w:date="2021-05-05T22:28:00Z">
            <w:rPr>
              <w:rFonts w:hint="eastAsia"/>
            </w:rPr>
          </w:rPrChange>
        </w:rPr>
        <w:t>userexist</w:t>
      </w:r>
      <w:proofErr w:type="spellEnd"/>
      <w:r w:rsidRPr="002D546B">
        <w:rPr>
          <w:rFonts w:hint="eastAsia"/>
          <w:sz w:val="24"/>
          <w:szCs w:val="24"/>
          <w:rPrChange w:id="343" w:author="栾 锟" w:date="2021-05-05T22:28:00Z">
            <w:rPr>
              <w:rFonts w:hint="eastAsia"/>
            </w:rPr>
          </w:rPrChange>
        </w:rPr>
        <w:t>(user):#</w:t>
      </w:r>
      <w:r w:rsidRPr="002D546B">
        <w:rPr>
          <w:rFonts w:hint="eastAsia"/>
          <w:sz w:val="24"/>
          <w:szCs w:val="24"/>
          <w:rPrChange w:id="344" w:author="栾 锟" w:date="2021-05-05T22:28:00Z">
            <w:rPr>
              <w:rFonts w:hint="eastAsia"/>
            </w:rPr>
          </w:rPrChange>
        </w:rPr>
        <w:t>检测用户是否存在</w:t>
      </w:r>
      <w:r w:rsidRPr="002D546B">
        <w:rPr>
          <w:rFonts w:hint="eastAsia"/>
          <w:sz w:val="24"/>
          <w:szCs w:val="24"/>
          <w:rPrChange w:id="345" w:author="栾 锟" w:date="2021-05-05T22:28:00Z">
            <w:rPr>
              <w:rFonts w:hint="eastAsia"/>
            </w:rPr>
          </w:rPrChange>
        </w:rPr>
        <w:t xml:space="preserve"> </w:t>
      </w:r>
      <w:r w:rsidRPr="002D546B">
        <w:rPr>
          <w:rFonts w:hint="eastAsia"/>
          <w:sz w:val="24"/>
          <w:szCs w:val="24"/>
          <w:rPrChange w:id="346" w:author="栾 锟" w:date="2021-05-05T22:28:00Z">
            <w:rPr>
              <w:rFonts w:hint="eastAsia"/>
            </w:rPr>
          </w:rPrChange>
        </w:rPr>
        <w:t>用户空间是</w:t>
      </w:r>
      <w:r w:rsidRPr="002D546B">
        <w:rPr>
          <w:rFonts w:hint="eastAsia"/>
          <w:sz w:val="24"/>
          <w:szCs w:val="24"/>
          <w:rPrChange w:id="347" w:author="栾 锟" w:date="2021-05-05T22:28:00Z">
            <w:rPr>
              <w:rFonts w:hint="eastAsia"/>
            </w:rPr>
          </w:rPrChange>
        </w:rPr>
        <w:t xml:space="preserve">space </w:t>
      </w:r>
      <w:r w:rsidRPr="002D546B">
        <w:rPr>
          <w:rFonts w:hint="eastAsia"/>
          <w:sz w:val="24"/>
          <w:szCs w:val="24"/>
          <w:rPrChange w:id="348" w:author="栾 锟" w:date="2021-05-05T22:28:00Z">
            <w:rPr>
              <w:rFonts w:hint="eastAsia"/>
            </w:rPr>
          </w:rPrChange>
        </w:rPr>
        <w:t>密码文件时</w:t>
      </w:r>
      <w:r w:rsidRPr="002D546B">
        <w:rPr>
          <w:rFonts w:hint="eastAsia"/>
          <w:sz w:val="24"/>
          <w:szCs w:val="24"/>
          <w:rPrChange w:id="349" w:author="栾 锟" w:date="2021-05-05T22:28:00Z">
            <w:rPr>
              <w:rFonts w:hint="eastAsia"/>
            </w:rPr>
          </w:rPrChange>
        </w:rPr>
        <w:t>password</w:t>
      </w:r>
    </w:p>
    <w:p w14:paraId="3396B634" w14:textId="77777777" w:rsidR="004202D0" w:rsidRPr="002D546B" w:rsidRDefault="004202D0" w:rsidP="004202D0">
      <w:pPr>
        <w:rPr>
          <w:sz w:val="24"/>
          <w:szCs w:val="24"/>
          <w:rPrChange w:id="350" w:author="栾 锟" w:date="2021-05-05T22:28:00Z">
            <w:rPr/>
          </w:rPrChange>
        </w:rPr>
      </w:pPr>
      <w:r w:rsidRPr="002D546B">
        <w:rPr>
          <w:sz w:val="24"/>
          <w:szCs w:val="24"/>
          <w:rPrChange w:id="351" w:author="栾 锟" w:date="2021-05-05T22:28:00Z">
            <w:rPr/>
          </w:rPrChange>
        </w:rPr>
        <w:lastRenderedPageBreak/>
        <w:tab/>
        <w:t xml:space="preserve">if </w:t>
      </w:r>
      <w:proofErr w:type="spellStart"/>
      <w:proofErr w:type="gramStart"/>
      <w:r w:rsidRPr="002D546B">
        <w:rPr>
          <w:sz w:val="24"/>
          <w:szCs w:val="24"/>
          <w:rPrChange w:id="352" w:author="栾 锟" w:date="2021-05-05T22:28:00Z">
            <w:rPr/>
          </w:rPrChange>
        </w:rPr>
        <w:t>file.fileexist</w:t>
      </w:r>
      <w:proofErr w:type="spellEnd"/>
      <w:proofErr w:type="gramEnd"/>
      <w:r w:rsidRPr="002D546B">
        <w:rPr>
          <w:sz w:val="24"/>
          <w:szCs w:val="24"/>
          <w:rPrChange w:id="353" w:author="栾 锟" w:date="2021-05-05T22:28:00Z">
            <w:rPr/>
          </w:rPrChange>
        </w:rPr>
        <w:t xml:space="preserve">(user["root"]) and </w:t>
      </w:r>
      <w:proofErr w:type="spellStart"/>
      <w:r w:rsidRPr="002D546B">
        <w:rPr>
          <w:sz w:val="24"/>
          <w:szCs w:val="24"/>
          <w:rPrChange w:id="354" w:author="栾 锟" w:date="2021-05-05T22:28:00Z">
            <w:rPr/>
          </w:rPrChange>
        </w:rPr>
        <w:t>file.fileexist</w:t>
      </w:r>
      <w:proofErr w:type="spellEnd"/>
      <w:r w:rsidRPr="002D546B">
        <w:rPr>
          <w:sz w:val="24"/>
          <w:szCs w:val="24"/>
          <w:rPrChange w:id="355" w:author="栾 锟" w:date="2021-05-05T22:28:00Z">
            <w:rPr/>
          </w:rPrChange>
        </w:rPr>
        <w:t>(user["</w:t>
      </w:r>
      <w:proofErr w:type="spellStart"/>
      <w:r w:rsidRPr="002D546B">
        <w:rPr>
          <w:sz w:val="24"/>
          <w:szCs w:val="24"/>
          <w:rPrChange w:id="356" w:author="栾 锟" w:date="2021-05-05T22:28:00Z">
            <w:rPr/>
          </w:rPrChange>
        </w:rPr>
        <w:t>src</w:t>
      </w:r>
      <w:proofErr w:type="spellEnd"/>
      <w:r w:rsidRPr="002D546B">
        <w:rPr>
          <w:sz w:val="24"/>
          <w:szCs w:val="24"/>
          <w:rPrChange w:id="357" w:author="栾 锟" w:date="2021-05-05T22:28:00Z">
            <w:rPr/>
          </w:rPrChange>
        </w:rPr>
        <w:t>"]+user["password"]+"/"):</w:t>
      </w:r>
    </w:p>
    <w:p w14:paraId="37D8BF35" w14:textId="77777777" w:rsidR="004202D0" w:rsidRPr="002D546B" w:rsidRDefault="004202D0" w:rsidP="004202D0">
      <w:pPr>
        <w:rPr>
          <w:sz w:val="24"/>
          <w:szCs w:val="24"/>
          <w:rPrChange w:id="358" w:author="栾 锟" w:date="2021-05-05T22:28:00Z">
            <w:rPr/>
          </w:rPrChange>
        </w:rPr>
      </w:pPr>
      <w:r w:rsidRPr="002D546B">
        <w:rPr>
          <w:sz w:val="24"/>
          <w:szCs w:val="24"/>
          <w:rPrChange w:id="359" w:author="栾 锟" w:date="2021-05-05T22:28:00Z">
            <w:rPr/>
          </w:rPrChange>
        </w:rPr>
        <w:tab/>
      </w:r>
      <w:r w:rsidRPr="002D546B">
        <w:rPr>
          <w:sz w:val="24"/>
          <w:szCs w:val="24"/>
          <w:rPrChange w:id="360" w:author="栾 锟" w:date="2021-05-05T22:28:00Z">
            <w:rPr/>
          </w:rPrChange>
        </w:rPr>
        <w:tab/>
        <w:t>return True</w:t>
      </w:r>
    </w:p>
    <w:p w14:paraId="06221557" w14:textId="509CC917" w:rsidR="004202D0" w:rsidRPr="002D546B" w:rsidRDefault="004202D0" w:rsidP="00B026CB">
      <w:pPr>
        <w:rPr>
          <w:rFonts w:ascii="黑体" w:eastAsia="黑体" w:hAnsi="黑体" w:cs="黑体"/>
          <w:sz w:val="24"/>
          <w:szCs w:val="24"/>
          <w:rPrChange w:id="361" w:author="栾 锟" w:date="2021-05-05T22:28:00Z">
            <w:rPr>
              <w:rFonts w:ascii="黑体" w:eastAsia="黑体" w:hAnsi="黑体" w:cs="黑体"/>
              <w:sz w:val="28"/>
              <w:szCs w:val="32"/>
            </w:rPr>
          </w:rPrChange>
        </w:rPr>
      </w:pPr>
      <w:r w:rsidRPr="002D546B">
        <w:rPr>
          <w:sz w:val="24"/>
          <w:szCs w:val="24"/>
          <w:rPrChange w:id="362" w:author="栾 锟" w:date="2021-05-05T22:28:00Z">
            <w:rPr/>
          </w:rPrChange>
        </w:rPr>
        <w:tab/>
        <w:t>return False</w:t>
      </w:r>
    </w:p>
    <w:p w14:paraId="7BE438FD" w14:textId="541BFDD3" w:rsidR="00DF166E" w:rsidRDefault="004202D0">
      <w:pPr>
        <w:spacing w:line="360" w:lineRule="auto"/>
        <w:outlineLvl w:val="1"/>
        <w:rPr>
          <w:rFonts w:ascii="黑体" w:eastAsia="黑体" w:hAnsi="黑体" w:cs="黑体"/>
          <w:sz w:val="28"/>
          <w:szCs w:val="32"/>
        </w:rPr>
      </w:pPr>
      <w:r>
        <w:rPr>
          <w:rFonts w:ascii="黑体" w:eastAsia="黑体" w:hAnsi="黑体" w:cs="黑体" w:hint="eastAsia"/>
          <w:sz w:val="28"/>
          <w:szCs w:val="32"/>
        </w:rPr>
        <w:t xml:space="preserve">5.4 </w:t>
      </w:r>
      <w:bookmarkEnd w:id="282"/>
      <w:r w:rsidR="009C7AF9">
        <w:rPr>
          <w:rFonts w:ascii="黑体" w:eastAsia="黑体" w:hAnsi="黑体" w:cs="黑体" w:hint="eastAsia"/>
          <w:sz w:val="28"/>
          <w:szCs w:val="32"/>
        </w:rPr>
        <w:t>目录页面实现</w:t>
      </w:r>
    </w:p>
    <w:p w14:paraId="5AA5D8DB" w14:textId="7614A228" w:rsidR="009C7AF9" w:rsidRDefault="009C7AF9">
      <w:pPr>
        <w:spacing w:line="360" w:lineRule="auto"/>
        <w:ind w:firstLineChars="200" w:firstLine="480"/>
        <w:outlineLvl w:val="1"/>
        <w:rPr>
          <w:sz w:val="24"/>
          <w:szCs w:val="28"/>
        </w:rPr>
        <w:pPrChange w:id="363" w:author="thinkpad" w:date="2021-05-05T00:36:00Z">
          <w:pPr>
            <w:spacing w:line="360" w:lineRule="auto"/>
            <w:outlineLvl w:val="1"/>
          </w:pPr>
        </w:pPrChange>
      </w:pPr>
      <w:r>
        <w:rPr>
          <w:rFonts w:hint="eastAsia"/>
          <w:sz w:val="24"/>
          <w:szCs w:val="28"/>
        </w:rPr>
        <w:t>目录页面主要布局采用的是</w:t>
      </w:r>
      <w:r>
        <w:rPr>
          <w:rFonts w:hint="eastAsia"/>
          <w:sz w:val="24"/>
          <w:szCs w:val="28"/>
        </w:rPr>
        <w:t>swipe</w:t>
      </w:r>
      <w:r>
        <w:rPr>
          <w:rFonts w:hint="eastAsia"/>
          <w:sz w:val="24"/>
          <w:szCs w:val="28"/>
        </w:rPr>
        <w:t>窗口，方便用户通过滑动来进行目录的管理</w:t>
      </w:r>
      <w:ins w:id="364" w:author="thinkpad" w:date="2021-05-05T00:36:00Z">
        <w:r w:rsidR="006B43AA">
          <w:rPr>
            <w:rFonts w:hint="eastAsia"/>
            <w:sz w:val="24"/>
            <w:szCs w:val="28"/>
          </w:rPr>
          <w:t>，</w:t>
        </w:r>
      </w:ins>
      <w:ins w:id="365" w:author="栾 锟" w:date="2021-05-05T21:09:00Z">
        <w:r w:rsidR="00CD1B60">
          <w:rPr>
            <w:rFonts w:hint="eastAsia"/>
            <w:sz w:val="24"/>
            <w:szCs w:val="28"/>
          </w:rPr>
          <w:t>包括目录与文件的添加和删除功能，</w:t>
        </w:r>
      </w:ins>
      <w:ins w:id="366" w:author="栾 锟" w:date="2021-05-05T21:10:00Z">
        <w:r w:rsidR="00F143DD">
          <w:rPr>
            <w:rFonts w:hint="eastAsia"/>
            <w:sz w:val="24"/>
            <w:szCs w:val="28"/>
          </w:rPr>
          <w:t>多级目录与文件的访问功能</w:t>
        </w:r>
      </w:ins>
      <w:r>
        <w:rPr>
          <w:rFonts w:hint="eastAsia"/>
          <w:sz w:val="24"/>
          <w:szCs w:val="28"/>
        </w:rPr>
        <w:t>如图</w:t>
      </w:r>
      <w:del w:id="367" w:author="thinkpad" w:date="2021-05-05T00:36:00Z">
        <w:r w:rsidDel="006B43AA">
          <w:rPr>
            <w:rFonts w:hint="eastAsia"/>
            <w:sz w:val="24"/>
            <w:szCs w:val="28"/>
          </w:rPr>
          <w:delText>所示图</w:delText>
        </w:r>
      </w:del>
      <w:r>
        <w:rPr>
          <w:rFonts w:hint="eastAsia"/>
          <w:sz w:val="24"/>
          <w:szCs w:val="28"/>
        </w:rPr>
        <w:t>5-</w:t>
      </w:r>
      <w:del w:id="368" w:author="thinkpad" w:date="2021-05-05T00:36:00Z">
        <w:r w:rsidDel="006B43AA">
          <w:rPr>
            <w:sz w:val="24"/>
            <w:szCs w:val="28"/>
          </w:rPr>
          <w:delText>3</w:delText>
        </w:r>
      </w:del>
      <w:ins w:id="369" w:author="thinkpad" w:date="2021-05-05T00:36:00Z">
        <w:r w:rsidR="006B43AA">
          <w:rPr>
            <w:rFonts w:hint="eastAsia"/>
            <w:sz w:val="24"/>
            <w:szCs w:val="28"/>
          </w:rPr>
          <w:t>6</w:t>
        </w:r>
      </w:ins>
      <w:r>
        <w:rPr>
          <w:rFonts w:hint="eastAsia"/>
          <w:sz w:val="24"/>
          <w:szCs w:val="28"/>
        </w:rPr>
        <w:t>所示</w:t>
      </w:r>
      <w:del w:id="370" w:author="thinkpad" w:date="2021-05-05T00:36:00Z">
        <w:r w:rsidDel="006B43AA">
          <w:rPr>
            <w:rFonts w:hint="eastAsia"/>
            <w:sz w:val="24"/>
            <w:szCs w:val="28"/>
          </w:rPr>
          <w:delText>：</w:delText>
        </w:r>
      </w:del>
      <w:ins w:id="371" w:author="thinkpad" w:date="2021-05-05T00:36:00Z">
        <w:r w:rsidR="006B43AA">
          <w:rPr>
            <w:rFonts w:hint="eastAsia"/>
            <w:sz w:val="24"/>
            <w:szCs w:val="28"/>
          </w:rPr>
          <w:t>。</w:t>
        </w:r>
      </w:ins>
    </w:p>
    <w:p w14:paraId="5FE5E47B" w14:textId="77777777" w:rsidR="00332EC8" w:rsidRDefault="00332EC8" w:rsidP="00332EC8">
      <w:pPr>
        <w:spacing w:line="360" w:lineRule="auto"/>
        <w:outlineLvl w:val="1"/>
        <w:rPr>
          <w:noProof/>
        </w:rPr>
      </w:pPr>
    </w:p>
    <w:p w14:paraId="117B3AF2" w14:textId="77777777" w:rsidR="00332EC8" w:rsidRDefault="00332EC8" w:rsidP="00332EC8">
      <w:pPr>
        <w:spacing w:line="360" w:lineRule="auto"/>
        <w:jc w:val="center"/>
        <w:outlineLvl w:val="1"/>
        <w:rPr>
          <w:sz w:val="24"/>
          <w:szCs w:val="28"/>
        </w:rPr>
      </w:pPr>
      <w:r>
        <w:rPr>
          <w:noProof/>
        </w:rPr>
        <w:drawing>
          <wp:inline distT="0" distB="0" distL="0" distR="0" wp14:anchorId="3D32CFB2" wp14:editId="6156AC8A">
            <wp:extent cx="1408324" cy="2262554"/>
            <wp:effectExtent l="0" t="0" r="190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3025" t="18684" r="2928" b="12633"/>
                    <a:stretch/>
                  </pic:blipFill>
                  <pic:spPr bwMode="auto">
                    <a:xfrm>
                      <a:off x="0" y="0"/>
                      <a:ext cx="1420787" cy="2282576"/>
                    </a:xfrm>
                    <a:prstGeom prst="rect">
                      <a:avLst/>
                    </a:prstGeom>
                    <a:ln>
                      <a:noFill/>
                    </a:ln>
                    <a:extLst>
                      <a:ext uri="{53640926-AAD7-44D8-BBD7-CCE9431645EC}">
                        <a14:shadowObscured xmlns:a14="http://schemas.microsoft.com/office/drawing/2010/main"/>
                      </a:ext>
                    </a:extLst>
                  </pic:spPr>
                </pic:pic>
              </a:graphicData>
            </a:graphic>
          </wp:inline>
        </w:drawing>
      </w:r>
    </w:p>
    <w:p w14:paraId="3F911DD8" w14:textId="42429823" w:rsidR="00332EC8" w:rsidRPr="00E03A6F" w:rsidRDefault="00332EC8" w:rsidP="00332EC8">
      <w:pPr>
        <w:pStyle w:val="a3"/>
        <w:jc w:val="center"/>
        <w:rPr>
          <w:rFonts w:ascii="Times New Roman" w:eastAsia="宋体" w:hAnsi="Times New Roman" w:cs="Times New Roman"/>
          <w:b/>
          <w:sz w:val="21"/>
          <w:rPrChange w:id="372" w:author="thinkpad" w:date="2021-05-05T00:30:00Z">
            <w:rPr>
              <w:sz w:val="24"/>
              <w:szCs w:val="28"/>
            </w:rPr>
          </w:rPrChange>
        </w:rPr>
      </w:pPr>
      <w:r w:rsidRPr="00E03A6F">
        <w:rPr>
          <w:rFonts w:ascii="Times New Roman" w:eastAsia="宋体" w:hAnsi="Times New Roman" w:cs="Times New Roman" w:hint="eastAsia"/>
          <w:b/>
          <w:sz w:val="21"/>
          <w:rPrChange w:id="373" w:author="thinkpad" w:date="2021-05-05T00:30:00Z">
            <w:rPr>
              <w:rFonts w:hint="eastAsia"/>
            </w:rPr>
          </w:rPrChange>
        </w:rPr>
        <w:t>图</w:t>
      </w:r>
      <w:r w:rsidRPr="00E03A6F">
        <w:rPr>
          <w:rFonts w:ascii="Times New Roman" w:eastAsia="宋体" w:hAnsi="Times New Roman" w:cs="Times New Roman"/>
          <w:b/>
          <w:sz w:val="21"/>
          <w:rPrChange w:id="374" w:author="thinkpad" w:date="2021-05-05T00:30:00Z">
            <w:rPr/>
          </w:rPrChange>
        </w:rPr>
        <w:t>5-</w:t>
      </w:r>
      <w:del w:id="375" w:author="thinkpad" w:date="2021-05-05T00:36:00Z">
        <w:r w:rsidRPr="00E03A6F" w:rsidDel="006B43AA">
          <w:rPr>
            <w:rFonts w:ascii="Times New Roman" w:eastAsia="宋体" w:hAnsi="Times New Roman" w:cs="Times New Roman"/>
            <w:b/>
            <w:sz w:val="21"/>
            <w:rPrChange w:id="376" w:author="thinkpad" w:date="2021-05-05T00:30:00Z">
              <w:rPr/>
            </w:rPrChange>
          </w:rPr>
          <w:delText xml:space="preserve">4-1 </w:delText>
        </w:r>
      </w:del>
      <w:ins w:id="377" w:author="thinkpad" w:date="2021-05-05T00:36:00Z">
        <w:r w:rsidR="006B43AA">
          <w:rPr>
            <w:rFonts w:ascii="Times New Roman" w:eastAsia="宋体" w:hAnsi="Times New Roman" w:cs="Times New Roman" w:hint="eastAsia"/>
            <w:b/>
            <w:sz w:val="21"/>
          </w:rPr>
          <w:t>6</w:t>
        </w:r>
      </w:ins>
      <w:r w:rsidRPr="00E03A6F">
        <w:rPr>
          <w:rFonts w:ascii="Times New Roman" w:eastAsia="宋体" w:hAnsi="Times New Roman" w:cs="Times New Roman" w:hint="eastAsia"/>
          <w:b/>
          <w:sz w:val="21"/>
          <w:rPrChange w:id="378" w:author="thinkpad" w:date="2021-05-05T00:30:00Z">
            <w:rPr>
              <w:rFonts w:hint="eastAsia"/>
            </w:rPr>
          </w:rPrChange>
        </w:rPr>
        <w:t>目录</w:t>
      </w:r>
      <w:r w:rsidRPr="00E03A6F">
        <w:rPr>
          <w:rFonts w:ascii="Times New Roman" w:eastAsia="宋体" w:hAnsi="Times New Roman" w:cs="Times New Roman"/>
          <w:b/>
          <w:sz w:val="21"/>
          <w:rPrChange w:id="379" w:author="thinkpad" w:date="2021-05-05T00:30:00Z">
            <w:rPr/>
          </w:rPrChange>
        </w:rPr>
        <w:t>页面</w:t>
      </w:r>
    </w:p>
    <w:p w14:paraId="056A73B7" w14:textId="77777777" w:rsidR="00332EC8" w:rsidRPr="00E03A6F" w:rsidRDefault="00332EC8">
      <w:pPr>
        <w:pStyle w:val="a3"/>
        <w:jc w:val="center"/>
        <w:rPr>
          <w:b/>
          <w:sz w:val="21"/>
          <w:rPrChange w:id="380" w:author="thinkpad" w:date="2021-05-05T00:30:00Z">
            <w:rPr>
              <w:sz w:val="24"/>
              <w:szCs w:val="28"/>
            </w:rPr>
          </w:rPrChange>
        </w:rPr>
        <w:pPrChange w:id="381" w:author="thinkpad" w:date="2021-05-05T00:30:00Z">
          <w:pPr>
            <w:spacing w:line="360" w:lineRule="auto"/>
            <w:outlineLvl w:val="1"/>
          </w:pPr>
        </w:pPrChange>
      </w:pPr>
      <w:commentRangeStart w:id="382"/>
    </w:p>
    <w:p w14:paraId="1449B6D6" w14:textId="515D57E1" w:rsidR="009C7AF9" w:rsidRDefault="0063136A">
      <w:pPr>
        <w:spacing w:line="360" w:lineRule="auto"/>
        <w:outlineLvl w:val="1"/>
        <w:rPr>
          <w:ins w:id="383" w:author="栾 锟" w:date="2021-05-05T21:12:00Z"/>
          <w:noProof/>
          <w:sz w:val="24"/>
        </w:rPr>
      </w:pPr>
      <w:ins w:id="384" w:author="栾 锟" w:date="2021-05-05T21:32:00Z">
        <w:r>
          <w:rPr>
            <w:rFonts w:hint="eastAsia"/>
            <w:noProof/>
            <w:sz w:val="24"/>
          </w:rPr>
          <w:t>（</w:t>
        </w:r>
        <w:r>
          <w:rPr>
            <w:rFonts w:hint="eastAsia"/>
            <w:noProof/>
            <w:sz w:val="24"/>
          </w:rPr>
          <w:t>1</w:t>
        </w:r>
        <w:r>
          <w:rPr>
            <w:rFonts w:hint="eastAsia"/>
            <w:noProof/>
            <w:sz w:val="24"/>
          </w:rPr>
          <w:t>）</w:t>
        </w:r>
      </w:ins>
      <w:r w:rsidR="009C7AF9" w:rsidRPr="006B43AA">
        <w:rPr>
          <w:noProof/>
          <w:sz w:val="24"/>
          <w:rPrChange w:id="385" w:author="thinkpad" w:date="2021-05-05T00:37:00Z">
            <w:rPr>
              <w:noProof/>
            </w:rPr>
          </w:rPrChange>
        </w:rPr>
        <w:t>Add</w:t>
      </w:r>
      <w:r w:rsidR="009C7AF9" w:rsidRPr="006B43AA">
        <w:rPr>
          <w:rFonts w:hint="eastAsia"/>
          <w:noProof/>
          <w:sz w:val="24"/>
          <w:rPrChange w:id="386" w:author="thinkpad" w:date="2021-05-05T00:37:00Z">
            <w:rPr>
              <w:rFonts w:hint="eastAsia"/>
              <w:noProof/>
            </w:rPr>
          </w:rPrChange>
        </w:rPr>
        <w:t>按钮：实现文件或者文件夹的新建</w:t>
      </w:r>
      <w:commentRangeEnd w:id="382"/>
      <w:r w:rsidR="006B43AA">
        <w:rPr>
          <w:rStyle w:val="af6"/>
        </w:rPr>
        <w:commentReference w:id="382"/>
      </w:r>
    </w:p>
    <w:p w14:paraId="26175BA4" w14:textId="05586A0E" w:rsidR="00F143DD" w:rsidRPr="006B43AA" w:rsidRDefault="00F143DD">
      <w:pPr>
        <w:spacing w:line="360" w:lineRule="auto"/>
        <w:outlineLvl w:val="1"/>
        <w:rPr>
          <w:rFonts w:hint="eastAsia"/>
          <w:noProof/>
          <w:sz w:val="24"/>
          <w:rPrChange w:id="387" w:author="thinkpad" w:date="2021-05-05T00:37:00Z">
            <w:rPr>
              <w:noProof/>
            </w:rPr>
          </w:rPrChange>
        </w:rPr>
      </w:pPr>
      <w:ins w:id="388" w:author="栾 锟" w:date="2021-05-05T21:12:00Z">
        <w:r>
          <w:rPr>
            <w:rFonts w:hint="eastAsia"/>
            <w:noProof/>
            <w:sz w:val="24"/>
          </w:rPr>
          <w:t>通过对</w:t>
        </w:r>
      </w:ins>
      <w:ins w:id="389" w:author="栾 锟" w:date="2021-05-05T21:14:00Z">
        <w:r>
          <w:rPr>
            <w:rFonts w:hint="eastAsia"/>
            <w:noProof/>
            <w:sz w:val="24"/>
          </w:rPr>
          <w:t>u-ac</w:t>
        </w:r>
        <w:r>
          <w:rPr>
            <w:noProof/>
            <w:sz w:val="24"/>
          </w:rPr>
          <w:t>tion-sheet</w:t>
        </w:r>
      </w:ins>
      <w:ins w:id="390" w:author="栾 锟" w:date="2021-05-05T21:15:00Z">
        <w:r>
          <w:rPr>
            <w:rFonts w:hint="eastAsia"/>
            <w:noProof/>
            <w:sz w:val="24"/>
          </w:rPr>
          <w:t>操作菜单</w:t>
        </w:r>
      </w:ins>
      <w:ins w:id="391" w:author="栾 锟" w:date="2021-05-05T21:14:00Z">
        <w:r>
          <w:rPr>
            <w:rFonts w:hint="eastAsia"/>
            <w:noProof/>
            <w:sz w:val="24"/>
          </w:rPr>
          <w:t>和</w:t>
        </w:r>
        <w:r>
          <w:rPr>
            <w:rFonts w:hint="eastAsia"/>
            <w:noProof/>
            <w:sz w:val="24"/>
          </w:rPr>
          <w:t>u</w:t>
        </w:r>
        <w:r>
          <w:rPr>
            <w:noProof/>
            <w:sz w:val="24"/>
          </w:rPr>
          <w:t>-modal</w:t>
        </w:r>
        <w:r>
          <w:rPr>
            <w:rFonts w:hint="eastAsia"/>
            <w:noProof/>
            <w:sz w:val="24"/>
          </w:rPr>
          <w:t>模态框的控制</w:t>
        </w:r>
      </w:ins>
      <w:ins w:id="392" w:author="栾 锟" w:date="2021-05-05T21:15:00Z">
        <w:r>
          <w:rPr>
            <w:rFonts w:hint="eastAsia"/>
            <w:noProof/>
            <w:sz w:val="24"/>
          </w:rPr>
          <w:t>，当点击按钮</w:t>
        </w:r>
      </w:ins>
      <w:ins w:id="393" w:author="栾 锟" w:date="2021-05-05T21:16:00Z">
        <w:r>
          <w:rPr>
            <w:rFonts w:hint="eastAsia"/>
            <w:noProof/>
            <w:sz w:val="24"/>
          </w:rPr>
          <w:t>时弹出操作菜单，之后根据</w:t>
        </w:r>
      </w:ins>
      <w:ins w:id="394" w:author="栾 锟" w:date="2021-05-05T21:19:00Z">
        <w:r>
          <w:rPr>
            <w:rFonts w:hint="eastAsia"/>
            <w:noProof/>
            <w:sz w:val="24"/>
          </w:rPr>
          <w:t>选择的是文件还是文件夹来判断添加的是文件夹还是源文件</w:t>
        </w:r>
        <w:r w:rsidR="00DE397E">
          <w:rPr>
            <w:rFonts w:hint="eastAsia"/>
            <w:noProof/>
            <w:sz w:val="24"/>
          </w:rPr>
          <w:t>，</w:t>
        </w:r>
      </w:ins>
      <w:ins w:id="395" w:author="栾 锟" w:date="2021-05-05T21:20:00Z">
        <w:r w:rsidR="00DE397E">
          <w:rPr>
            <w:rFonts w:hint="eastAsia"/>
            <w:noProof/>
            <w:sz w:val="24"/>
          </w:rPr>
          <w:t>进而弹出模态框进行文件名的输入，当用户点击确认时，前端将当前的目录信息与文件名</w:t>
        </w:r>
      </w:ins>
      <w:ins w:id="396" w:author="栾 锟" w:date="2021-05-05T21:21:00Z">
        <w:r w:rsidR="00DE397E">
          <w:rPr>
            <w:rFonts w:hint="eastAsia"/>
            <w:noProof/>
            <w:sz w:val="24"/>
          </w:rPr>
          <w:t>发送到服务器，通过</w:t>
        </w:r>
        <w:r w:rsidR="00DE397E">
          <w:rPr>
            <w:rFonts w:hint="eastAsia"/>
            <w:noProof/>
            <w:sz w:val="24"/>
          </w:rPr>
          <w:t>flask</w:t>
        </w:r>
        <w:r w:rsidR="00DE397E">
          <w:rPr>
            <w:noProof/>
            <w:sz w:val="24"/>
          </w:rPr>
          <w:t xml:space="preserve"> </w:t>
        </w:r>
        <w:r w:rsidR="00DE397E">
          <w:rPr>
            <w:rFonts w:hint="eastAsia"/>
            <w:noProof/>
            <w:sz w:val="24"/>
          </w:rPr>
          <w:t>app</w:t>
        </w:r>
        <w:r w:rsidR="00DE397E">
          <w:rPr>
            <w:rFonts w:hint="eastAsia"/>
            <w:noProof/>
            <w:sz w:val="24"/>
          </w:rPr>
          <w:t>请求</w:t>
        </w:r>
        <w:r w:rsidR="00DE397E">
          <w:rPr>
            <w:rFonts w:hint="eastAsia"/>
            <w:noProof/>
            <w:sz w:val="24"/>
          </w:rPr>
          <w:t>flask</w:t>
        </w:r>
        <w:r w:rsidR="00DE397E">
          <w:rPr>
            <w:rFonts w:hint="eastAsia"/>
            <w:noProof/>
            <w:sz w:val="24"/>
          </w:rPr>
          <w:t>调用</w:t>
        </w:r>
        <w:r w:rsidR="00DE397E">
          <w:rPr>
            <w:rFonts w:hint="eastAsia"/>
            <w:noProof/>
            <w:sz w:val="24"/>
          </w:rPr>
          <w:t>linuxshell</w:t>
        </w:r>
        <w:r w:rsidR="00DE397E">
          <w:rPr>
            <w:rFonts w:hint="eastAsia"/>
            <w:noProof/>
            <w:sz w:val="24"/>
          </w:rPr>
          <w:t>创建相应的目录或是源文件</w:t>
        </w:r>
      </w:ins>
    </w:p>
    <w:p w14:paraId="4C8A24A5" w14:textId="60776C64" w:rsidR="00332EC8" w:rsidRDefault="00332EC8" w:rsidP="00332EC8">
      <w:pPr>
        <w:spacing w:line="360" w:lineRule="auto"/>
        <w:jc w:val="center"/>
        <w:outlineLvl w:val="1"/>
        <w:rPr>
          <w:noProof/>
        </w:rPr>
      </w:pPr>
      <w:r>
        <w:rPr>
          <w:noProof/>
        </w:rPr>
        <w:lastRenderedPageBreak/>
        <w:drawing>
          <wp:inline distT="0" distB="0" distL="0" distR="0" wp14:anchorId="2538254B" wp14:editId="4D529123">
            <wp:extent cx="1625843" cy="26885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3236" t="19363" r="3972" b="13631"/>
                    <a:stretch/>
                  </pic:blipFill>
                  <pic:spPr bwMode="auto">
                    <a:xfrm>
                      <a:off x="0" y="0"/>
                      <a:ext cx="1645863" cy="2721696"/>
                    </a:xfrm>
                    <a:prstGeom prst="rect">
                      <a:avLst/>
                    </a:prstGeom>
                    <a:ln>
                      <a:noFill/>
                    </a:ln>
                    <a:extLst>
                      <a:ext uri="{53640926-AAD7-44D8-BBD7-CCE9431645EC}">
                        <a14:shadowObscured xmlns:a14="http://schemas.microsoft.com/office/drawing/2010/main"/>
                      </a:ext>
                    </a:extLst>
                  </pic:spPr>
                </pic:pic>
              </a:graphicData>
            </a:graphic>
          </wp:inline>
        </w:drawing>
      </w:r>
      <w:r w:rsidRPr="00332EC8">
        <w:rPr>
          <w:noProof/>
        </w:rPr>
        <w:t xml:space="preserve"> </w:t>
      </w:r>
      <w:r>
        <w:rPr>
          <w:noProof/>
        </w:rPr>
        <w:drawing>
          <wp:inline distT="0" distB="0" distL="0" distR="0" wp14:anchorId="60862220" wp14:editId="14D811C0">
            <wp:extent cx="1460500" cy="2649279"/>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4645" t="20334" r="4647" b="12885"/>
                    <a:stretch/>
                  </pic:blipFill>
                  <pic:spPr bwMode="auto">
                    <a:xfrm>
                      <a:off x="0" y="0"/>
                      <a:ext cx="1464620" cy="2656753"/>
                    </a:xfrm>
                    <a:prstGeom prst="rect">
                      <a:avLst/>
                    </a:prstGeom>
                    <a:ln>
                      <a:noFill/>
                    </a:ln>
                    <a:extLst>
                      <a:ext uri="{53640926-AAD7-44D8-BBD7-CCE9431645EC}">
                        <a14:shadowObscured xmlns:a14="http://schemas.microsoft.com/office/drawing/2010/main"/>
                      </a:ext>
                    </a:extLst>
                  </pic:spPr>
                </pic:pic>
              </a:graphicData>
            </a:graphic>
          </wp:inline>
        </w:drawing>
      </w:r>
    </w:p>
    <w:p w14:paraId="056EA264" w14:textId="1CFA43FF" w:rsidR="00332EC8" w:rsidRDefault="00332EC8" w:rsidP="00332EC8">
      <w:pPr>
        <w:spacing w:line="360" w:lineRule="auto"/>
        <w:jc w:val="center"/>
        <w:outlineLvl w:val="1"/>
        <w:rPr>
          <w:noProof/>
        </w:rPr>
      </w:pPr>
    </w:p>
    <w:p w14:paraId="3EDA1146" w14:textId="2BE95E26" w:rsidR="00332EC8" w:rsidRDefault="00332EC8" w:rsidP="00332EC8">
      <w:pPr>
        <w:pStyle w:val="a3"/>
        <w:jc w:val="center"/>
        <w:rPr>
          <w:ins w:id="397" w:author="栾 锟" w:date="2021-05-05T21:21:00Z"/>
          <w:rFonts w:ascii="Times New Roman" w:eastAsia="宋体" w:hAnsi="Times New Roman" w:cs="Times New Roman"/>
          <w:b/>
          <w:sz w:val="21"/>
        </w:rPr>
      </w:pPr>
      <w:r w:rsidRPr="00E03A6F">
        <w:rPr>
          <w:rFonts w:ascii="Times New Roman" w:eastAsia="宋体" w:hAnsi="Times New Roman" w:cs="Times New Roman" w:hint="eastAsia"/>
          <w:b/>
          <w:sz w:val="21"/>
          <w:rPrChange w:id="398" w:author="thinkpad" w:date="2021-05-05T00:30:00Z">
            <w:rPr>
              <w:rFonts w:hint="eastAsia"/>
            </w:rPr>
          </w:rPrChange>
        </w:rPr>
        <w:t>图</w:t>
      </w:r>
      <w:r w:rsidRPr="00E03A6F">
        <w:rPr>
          <w:rFonts w:ascii="Times New Roman" w:eastAsia="宋体" w:hAnsi="Times New Roman" w:cs="Times New Roman"/>
          <w:b/>
          <w:sz w:val="21"/>
          <w:rPrChange w:id="399" w:author="thinkpad" w:date="2021-05-05T00:30:00Z">
            <w:rPr/>
          </w:rPrChange>
        </w:rPr>
        <w:t>5-</w:t>
      </w:r>
      <w:del w:id="400" w:author="thinkpad" w:date="2021-05-05T00:37:00Z">
        <w:r w:rsidRPr="00E03A6F" w:rsidDel="006B43AA">
          <w:rPr>
            <w:rFonts w:ascii="Times New Roman" w:eastAsia="宋体" w:hAnsi="Times New Roman" w:cs="Times New Roman"/>
            <w:b/>
            <w:sz w:val="21"/>
            <w:rPrChange w:id="401" w:author="thinkpad" w:date="2021-05-05T00:30:00Z">
              <w:rPr/>
            </w:rPrChange>
          </w:rPr>
          <w:delText>4-2</w:delText>
        </w:r>
      </w:del>
      <w:ins w:id="402" w:author="thinkpad" w:date="2021-05-05T00:37:00Z">
        <w:r w:rsidR="006B43AA">
          <w:rPr>
            <w:rFonts w:ascii="Times New Roman" w:eastAsia="宋体" w:hAnsi="Times New Roman" w:cs="Times New Roman" w:hint="eastAsia"/>
            <w:b/>
            <w:sz w:val="21"/>
          </w:rPr>
          <w:t>7</w:t>
        </w:r>
      </w:ins>
      <w:r w:rsidRPr="00E03A6F">
        <w:rPr>
          <w:rFonts w:ascii="Times New Roman" w:eastAsia="宋体" w:hAnsi="Times New Roman" w:cs="Times New Roman" w:hint="eastAsia"/>
          <w:b/>
          <w:sz w:val="21"/>
          <w:rPrChange w:id="403" w:author="thinkpad" w:date="2021-05-05T00:30:00Z">
            <w:rPr>
              <w:rFonts w:hint="eastAsia"/>
            </w:rPr>
          </w:rPrChange>
        </w:rPr>
        <w:t>新建</w:t>
      </w:r>
      <w:r w:rsidRPr="00E03A6F">
        <w:rPr>
          <w:rFonts w:ascii="Times New Roman" w:eastAsia="宋体" w:hAnsi="Times New Roman" w:cs="Times New Roman"/>
          <w:b/>
          <w:sz w:val="21"/>
          <w:rPrChange w:id="404" w:author="thinkpad" w:date="2021-05-05T00:30:00Z">
            <w:rPr/>
          </w:rPrChange>
        </w:rPr>
        <w:t>页面</w:t>
      </w:r>
    </w:p>
    <w:p w14:paraId="32CDA116" w14:textId="0266DFD2" w:rsidR="00DE397E" w:rsidRDefault="00DE397E" w:rsidP="00DE397E">
      <w:pPr>
        <w:ind w:firstLine="420"/>
        <w:rPr>
          <w:ins w:id="405" w:author="栾 锟" w:date="2021-05-05T21:22:00Z"/>
        </w:rPr>
      </w:pPr>
      <w:ins w:id="406" w:author="栾 锟" w:date="2021-05-05T21:22:00Z">
        <w:r>
          <w:rPr>
            <w:rFonts w:hint="eastAsia"/>
          </w:rPr>
          <w:t>Flask</w:t>
        </w:r>
      </w:ins>
      <w:ins w:id="407" w:author="栾 锟" w:date="2021-05-05T21:21:00Z">
        <w:r>
          <w:rPr>
            <w:rFonts w:hint="eastAsia"/>
          </w:rPr>
          <w:t>关键代码：</w:t>
        </w:r>
      </w:ins>
    </w:p>
    <w:p w14:paraId="7B83851F" w14:textId="3C677623" w:rsidR="00DE397E" w:rsidRDefault="00DE397E" w:rsidP="00DE397E">
      <w:pPr>
        <w:rPr>
          <w:ins w:id="408" w:author="栾 锟" w:date="2021-05-05T21:22:00Z"/>
          <w:rFonts w:hint="eastAsia"/>
        </w:rPr>
        <w:pPrChange w:id="409" w:author="栾 锟" w:date="2021-05-05T21:22:00Z">
          <w:pPr>
            <w:ind w:firstLine="420"/>
          </w:pPr>
        </w:pPrChange>
      </w:pPr>
      <w:ins w:id="410" w:author="栾 锟" w:date="2021-05-05T21:22:00Z">
        <w:r>
          <w:tab/>
        </w:r>
      </w:ins>
      <w:ins w:id="411" w:author="栾 锟" w:date="2021-05-05T21:23:00Z">
        <w:r>
          <w:rPr>
            <w:rFonts w:hint="eastAsia"/>
          </w:rPr>
          <w:t>由于创建目录和新建文件的不同所以会通过</w:t>
        </w:r>
        <w:proofErr w:type="spellStart"/>
        <w:r>
          <w:rPr>
            <w:rFonts w:hint="eastAsia"/>
          </w:rPr>
          <w:t>is</w:t>
        </w:r>
        <w:r>
          <w:t>file</w:t>
        </w:r>
        <w:proofErr w:type="spellEnd"/>
        <w:r>
          <w:rPr>
            <w:rFonts w:hint="eastAsia"/>
          </w:rPr>
          <w:t>标记来判定当前新建的是目录还是文件</w:t>
        </w:r>
      </w:ins>
    </w:p>
    <w:p w14:paraId="7F96F45D" w14:textId="77777777" w:rsidR="00DE397E" w:rsidRDefault="00DE397E" w:rsidP="00DE397E">
      <w:pPr>
        <w:ind w:firstLine="420"/>
        <w:rPr>
          <w:ins w:id="412" w:author="栾 锟" w:date="2021-05-05T21:22:00Z"/>
        </w:rPr>
      </w:pPr>
      <w:ins w:id="413" w:author="栾 锟" w:date="2021-05-05T21:22:00Z">
        <w:r>
          <w:t xml:space="preserve">def </w:t>
        </w:r>
        <w:proofErr w:type="spellStart"/>
        <w:r>
          <w:t>addfile</w:t>
        </w:r>
        <w:proofErr w:type="spellEnd"/>
        <w:r>
          <w:t>(</w:t>
        </w:r>
        <w:proofErr w:type="spellStart"/>
        <w:proofErr w:type="gramStart"/>
        <w:r>
          <w:t>src,isfile</w:t>
        </w:r>
        <w:proofErr w:type="gramEnd"/>
        <w:r>
          <w:t>,name</w:t>
        </w:r>
        <w:proofErr w:type="spellEnd"/>
        <w:r>
          <w:t>):</w:t>
        </w:r>
      </w:ins>
    </w:p>
    <w:p w14:paraId="5D298899" w14:textId="77777777" w:rsidR="00DE397E" w:rsidRDefault="00DE397E" w:rsidP="00DE397E">
      <w:pPr>
        <w:ind w:firstLine="420"/>
        <w:rPr>
          <w:ins w:id="414" w:author="栾 锟" w:date="2021-05-05T21:22:00Z"/>
        </w:rPr>
      </w:pPr>
      <w:ins w:id="415" w:author="栾 锟" w:date="2021-05-05T21:22:00Z">
        <w:r>
          <w:t xml:space="preserve">    if </w:t>
        </w:r>
        <w:proofErr w:type="spellStart"/>
        <w:r>
          <w:t>isfile</w:t>
        </w:r>
        <w:proofErr w:type="spellEnd"/>
        <w:r>
          <w:t>=='true':</w:t>
        </w:r>
      </w:ins>
    </w:p>
    <w:p w14:paraId="1D6A3651" w14:textId="77777777" w:rsidR="00DE397E" w:rsidRDefault="00DE397E" w:rsidP="00DE397E">
      <w:pPr>
        <w:ind w:firstLine="420"/>
        <w:rPr>
          <w:ins w:id="416" w:author="栾 锟" w:date="2021-05-05T21:22:00Z"/>
        </w:rPr>
      </w:pPr>
      <w:ins w:id="417" w:author="栾 锟" w:date="2021-05-05T21:22:00Z">
        <w:r>
          <w:t xml:space="preserve">        </w:t>
        </w:r>
        <w:proofErr w:type="spellStart"/>
        <w:proofErr w:type="gramStart"/>
        <w:r>
          <w:t>subprocess.Popen</w:t>
        </w:r>
        <w:proofErr w:type="spellEnd"/>
        <w:proofErr w:type="gramEnd"/>
        <w:r>
          <w:t>("touch "+</w:t>
        </w:r>
        <w:proofErr w:type="spellStart"/>
        <w:r>
          <w:t>src+name,shell</w:t>
        </w:r>
        <w:proofErr w:type="spellEnd"/>
        <w:r>
          <w:t>=True)</w:t>
        </w:r>
      </w:ins>
    </w:p>
    <w:p w14:paraId="0EB28803" w14:textId="77777777" w:rsidR="00DE397E" w:rsidRDefault="00DE397E" w:rsidP="00DE397E">
      <w:pPr>
        <w:ind w:firstLine="420"/>
        <w:rPr>
          <w:ins w:id="418" w:author="栾 锟" w:date="2021-05-05T21:22:00Z"/>
        </w:rPr>
      </w:pPr>
      <w:ins w:id="419" w:author="栾 锟" w:date="2021-05-05T21:22:00Z">
        <w:r>
          <w:t xml:space="preserve">    else:</w:t>
        </w:r>
      </w:ins>
    </w:p>
    <w:p w14:paraId="719962EF" w14:textId="11122B61" w:rsidR="00DE397E" w:rsidDel="00DE397E" w:rsidRDefault="00DE397E" w:rsidP="00DE397E">
      <w:pPr>
        <w:ind w:firstLine="420"/>
        <w:rPr>
          <w:del w:id="420" w:author="栾 锟" w:date="2021-05-05T21:22:00Z"/>
        </w:rPr>
      </w:pPr>
      <w:ins w:id="421" w:author="栾 锟" w:date="2021-05-05T21:22:00Z">
        <w:r>
          <w:t xml:space="preserve">        </w:t>
        </w:r>
        <w:proofErr w:type="spellStart"/>
        <w:proofErr w:type="gramStart"/>
        <w:r>
          <w:t>subprocess.Popen</w:t>
        </w:r>
        <w:proofErr w:type="spellEnd"/>
        <w:proofErr w:type="gramEnd"/>
        <w:r>
          <w:t>("</w:t>
        </w:r>
        <w:proofErr w:type="spellStart"/>
        <w:r>
          <w:t>mkdir</w:t>
        </w:r>
        <w:proofErr w:type="spellEnd"/>
        <w:r>
          <w:t xml:space="preserve"> "+</w:t>
        </w:r>
        <w:proofErr w:type="spellStart"/>
        <w:r>
          <w:t>src+name,shell</w:t>
        </w:r>
        <w:proofErr w:type="spellEnd"/>
        <w:r>
          <w:t>=True)</w:t>
        </w:r>
      </w:ins>
    </w:p>
    <w:p w14:paraId="0116E6B2" w14:textId="669CEA34" w:rsidR="00DE397E" w:rsidRDefault="00DE397E" w:rsidP="00DE397E">
      <w:pPr>
        <w:ind w:firstLine="420"/>
        <w:rPr>
          <w:ins w:id="422" w:author="栾 锟" w:date="2021-05-05T21:27:00Z"/>
        </w:rPr>
      </w:pPr>
    </w:p>
    <w:p w14:paraId="4718D11E" w14:textId="77777777" w:rsidR="0063136A" w:rsidRPr="001E084A" w:rsidRDefault="0063136A" w:rsidP="0063136A">
      <w:pPr>
        <w:spacing w:line="360" w:lineRule="auto"/>
        <w:ind w:firstLineChars="200" w:firstLine="480"/>
        <w:outlineLvl w:val="1"/>
        <w:rPr>
          <w:ins w:id="423" w:author="栾 锟" w:date="2021-05-05T21:31:00Z"/>
          <w:noProof/>
          <w:sz w:val="24"/>
        </w:rPr>
      </w:pPr>
    </w:p>
    <w:p w14:paraId="1E1B4EA8" w14:textId="77777777" w:rsidR="0063136A" w:rsidRDefault="0063136A" w:rsidP="0063136A">
      <w:pPr>
        <w:spacing w:line="360" w:lineRule="auto"/>
        <w:ind w:firstLine="420"/>
        <w:outlineLvl w:val="1"/>
        <w:rPr>
          <w:ins w:id="424" w:author="栾 锟" w:date="2021-05-05T21:31:00Z"/>
          <w:noProof/>
        </w:rPr>
      </w:pPr>
      <w:ins w:id="425" w:author="栾 锟" w:date="2021-05-05T21:31:00Z">
        <w:r>
          <w:rPr>
            <w:rFonts w:hint="eastAsia"/>
            <w:noProof/>
          </w:rPr>
          <w:t>前端关键代码：</w:t>
        </w:r>
      </w:ins>
    </w:p>
    <w:p w14:paraId="18A545F2" w14:textId="77777777" w:rsidR="0063136A" w:rsidRDefault="0063136A" w:rsidP="0063136A">
      <w:pPr>
        <w:spacing w:line="360" w:lineRule="auto"/>
        <w:outlineLvl w:val="1"/>
        <w:rPr>
          <w:ins w:id="426" w:author="栾 锟" w:date="2021-05-05T21:31:00Z"/>
          <w:rFonts w:hint="eastAsia"/>
          <w:noProof/>
        </w:rPr>
      </w:pPr>
      <w:ins w:id="427" w:author="栾 锟" w:date="2021-05-05T21:31:00Z">
        <w:r>
          <w:rPr>
            <w:noProof/>
          </w:rPr>
          <w:tab/>
        </w:r>
        <w:r>
          <w:rPr>
            <w:rFonts w:hint="eastAsia"/>
            <w:noProof/>
          </w:rPr>
          <w:t>当菜单被点击时，传入</w:t>
        </w:r>
        <w:r>
          <w:rPr>
            <w:rFonts w:hint="eastAsia"/>
            <w:noProof/>
          </w:rPr>
          <w:t>index</w:t>
        </w:r>
        <w:r>
          <w:rPr>
            <w:rFonts w:hint="eastAsia"/>
            <w:noProof/>
          </w:rPr>
          <w:t>从而判断当前新建类型是文件还是文件夹，并且让模态框显示</w:t>
        </w:r>
      </w:ins>
    </w:p>
    <w:p w14:paraId="4F6E7C67" w14:textId="77777777" w:rsidR="0063136A" w:rsidRDefault="0063136A" w:rsidP="0063136A">
      <w:pPr>
        <w:spacing w:line="360" w:lineRule="auto"/>
        <w:ind w:firstLine="420"/>
        <w:outlineLvl w:val="1"/>
        <w:rPr>
          <w:ins w:id="428" w:author="栾 锟" w:date="2021-05-05T21:31:00Z"/>
          <w:noProof/>
        </w:rPr>
      </w:pPr>
      <w:ins w:id="429" w:author="栾 锟" w:date="2021-05-05T21:31:00Z">
        <w:r>
          <w:rPr>
            <w:noProof/>
          </w:rPr>
          <w:t>sheet_click(index){</w:t>
        </w:r>
      </w:ins>
    </w:p>
    <w:p w14:paraId="1A71886C" w14:textId="206407E9" w:rsidR="0063136A" w:rsidRDefault="0063136A" w:rsidP="0063136A">
      <w:pPr>
        <w:spacing w:line="360" w:lineRule="auto"/>
        <w:ind w:firstLine="420"/>
        <w:outlineLvl w:val="1"/>
        <w:rPr>
          <w:ins w:id="430" w:author="栾 锟" w:date="2021-05-05T21:31:00Z"/>
          <w:noProof/>
        </w:rPr>
        <w:pPrChange w:id="431" w:author="栾 锟" w:date="2021-05-05T21:31:00Z">
          <w:pPr>
            <w:spacing w:line="360" w:lineRule="auto"/>
            <w:outlineLvl w:val="1"/>
          </w:pPr>
        </w:pPrChange>
      </w:pPr>
      <w:ins w:id="432" w:author="栾 锟" w:date="2021-05-05T21:31:00Z">
        <w:r>
          <w:rPr>
            <w:noProof/>
          </w:rPr>
          <w:tab/>
          <w:t>this.addtype = index?true:false;</w:t>
        </w:r>
      </w:ins>
    </w:p>
    <w:p w14:paraId="108B65EA" w14:textId="2A38AFB2" w:rsidR="0063136A" w:rsidRDefault="0063136A" w:rsidP="0063136A">
      <w:pPr>
        <w:spacing w:line="360" w:lineRule="auto"/>
        <w:outlineLvl w:val="1"/>
        <w:rPr>
          <w:ins w:id="433" w:author="栾 锟" w:date="2021-05-05T21:31:00Z"/>
          <w:noProof/>
        </w:rPr>
      </w:pPr>
      <w:ins w:id="434" w:author="栾 锟" w:date="2021-05-05T21:31:00Z">
        <w:r>
          <w:rPr>
            <w:noProof/>
          </w:rPr>
          <w:tab/>
        </w:r>
        <w:r>
          <w:rPr>
            <w:noProof/>
          </w:rPr>
          <w:tab/>
          <w:t>this.modal_show = true;</w:t>
        </w:r>
      </w:ins>
    </w:p>
    <w:p w14:paraId="2CD1C38B" w14:textId="20C5EB6C" w:rsidR="00DE397E" w:rsidRPr="00DE397E" w:rsidRDefault="0063136A" w:rsidP="0063136A">
      <w:pPr>
        <w:spacing w:line="360" w:lineRule="auto"/>
        <w:outlineLvl w:val="1"/>
        <w:rPr>
          <w:ins w:id="435" w:author="栾 锟" w:date="2021-05-05T21:27:00Z"/>
          <w:rFonts w:hint="eastAsia"/>
          <w:noProof/>
          <w:rPrChange w:id="436" w:author="栾 锟" w:date="2021-05-05T21:21:00Z">
            <w:rPr>
              <w:ins w:id="437" w:author="栾 锟" w:date="2021-05-05T21:27:00Z"/>
              <w:rFonts w:hint="eastAsia"/>
              <w:sz w:val="24"/>
              <w:szCs w:val="28"/>
            </w:rPr>
          </w:rPrChange>
        </w:rPr>
        <w:pPrChange w:id="438" w:author="栾 锟" w:date="2021-05-05T21:31:00Z">
          <w:pPr>
            <w:pStyle w:val="a3"/>
            <w:jc w:val="center"/>
          </w:pPr>
        </w:pPrChange>
      </w:pPr>
      <w:ins w:id="439" w:author="栾 锟" w:date="2021-05-05T21:31:00Z">
        <w:r>
          <w:rPr>
            <w:noProof/>
          </w:rPr>
          <w:tab/>
          <w:t>},</w:t>
        </w:r>
      </w:ins>
    </w:p>
    <w:p w14:paraId="7F07486E" w14:textId="4E049DC0" w:rsidR="00DE397E" w:rsidRDefault="00DE397E" w:rsidP="00DE397E">
      <w:pPr>
        <w:ind w:firstLine="420"/>
        <w:rPr>
          <w:ins w:id="440" w:author="栾 锟" w:date="2021-05-05T21:27:00Z"/>
          <w:rFonts w:hint="eastAsia"/>
          <w:noProof/>
        </w:rPr>
      </w:pPr>
      <w:ins w:id="441" w:author="栾 锟" w:date="2021-05-05T21:28:00Z">
        <w:r>
          <w:rPr>
            <w:rFonts w:hint="eastAsia"/>
            <w:noProof/>
          </w:rPr>
          <w:t>当模态框</w:t>
        </w:r>
      </w:ins>
      <w:ins w:id="442" w:author="栾 锟" w:date="2021-05-05T21:29:00Z">
        <w:r>
          <w:rPr>
            <w:rFonts w:hint="eastAsia"/>
            <w:noProof/>
          </w:rPr>
          <w:t>被点击时，根据文件类型修改文件名，</w:t>
        </w:r>
      </w:ins>
      <w:ins w:id="443" w:author="栾 锟" w:date="2021-05-05T21:30:00Z">
        <w:r>
          <w:rPr>
            <w:rFonts w:hint="eastAsia"/>
            <w:noProof/>
          </w:rPr>
          <w:t>并向</w:t>
        </w:r>
        <w:r w:rsidR="0063136A">
          <w:rPr>
            <w:rFonts w:hint="eastAsia"/>
            <w:noProof/>
          </w:rPr>
          <w:t>服务器发送文件添加请求且等待，请求完成后进行目录更新</w:t>
        </w:r>
      </w:ins>
    </w:p>
    <w:p w14:paraId="557299D2" w14:textId="209CE426" w:rsidR="00DE397E" w:rsidRDefault="00DE397E" w:rsidP="00DE397E">
      <w:pPr>
        <w:ind w:firstLine="420"/>
        <w:rPr>
          <w:ins w:id="444" w:author="栾 锟" w:date="2021-05-05T21:27:00Z"/>
          <w:noProof/>
        </w:rPr>
      </w:pPr>
      <w:ins w:id="445" w:author="栾 锟" w:date="2021-05-05T21:27:00Z">
        <w:r>
          <w:rPr>
            <w:noProof/>
          </w:rPr>
          <w:t>async modal_confirm(){</w:t>
        </w:r>
      </w:ins>
    </w:p>
    <w:p w14:paraId="288402DA" w14:textId="1EFB5416" w:rsidR="00DE397E" w:rsidRDefault="00DE397E" w:rsidP="00DE397E">
      <w:pPr>
        <w:ind w:firstLine="420"/>
        <w:rPr>
          <w:ins w:id="446" w:author="栾 锟" w:date="2021-05-05T21:27:00Z"/>
          <w:rFonts w:hint="eastAsia"/>
          <w:noProof/>
        </w:rPr>
      </w:pPr>
      <w:ins w:id="447" w:author="栾 锟" w:date="2021-05-05T21:27:00Z">
        <w:r>
          <w:rPr>
            <w:rFonts w:hint="eastAsia"/>
            <w:noProof/>
          </w:rPr>
          <w:tab/>
          <w:t>//addtype</w:t>
        </w:r>
        <w:r>
          <w:rPr>
            <w:rFonts w:hint="eastAsia"/>
            <w:noProof/>
          </w:rPr>
          <w:t>为真是文件夹</w:t>
        </w:r>
      </w:ins>
    </w:p>
    <w:p w14:paraId="671C6E1C" w14:textId="4DD57F77" w:rsidR="00DE397E" w:rsidRDefault="00DE397E" w:rsidP="00DE397E">
      <w:pPr>
        <w:ind w:firstLine="420"/>
        <w:rPr>
          <w:ins w:id="448" w:author="栾 锟" w:date="2021-05-05T21:27:00Z"/>
          <w:noProof/>
        </w:rPr>
        <w:pPrChange w:id="449" w:author="栾 锟" w:date="2021-05-05T21:28:00Z">
          <w:pPr>
            <w:ind w:firstLine="420"/>
          </w:pPr>
        </w:pPrChange>
      </w:pPr>
      <w:ins w:id="450" w:author="栾 锟" w:date="2021-05-05T21:27:00Z">
        <w:r>
          <w:rPr>
            <w:noProof/>
          </w:rPr>
          <w:tab/>
          <w:t>this.addname = this.addtype?this.addname+".cpp":this.addname;</w:t>
        </w:r>
      </w:ins>
    </w:p>
    <w:p w14:paraId="48B927C6" w14:textId="41676EC1" w:rsidR="00DE397E" w:rsidRDefault="00DE397E" w:rsidP="00DE397E">
      <w:pPr>
        <w:ind w:firstLine="420"/>
        <w:rPr>
          <w:ins w:id="451" w:author="栾 锟" w:date="2021-05-05T21:27:00Z"/>
          <w:noProof/>
        </w:rPr>
      </w:pPr>
      <w:ins w:id="452" w:author="栾 锟" w:date="2021-05-05T21:27:00Z">
        <w:r>
          <w:rPr>
            <w:noProof/>
          </w:rPr>
          <w:tab/>
        </w:r>
      </w:ins>
      <w:ins w:id="453" w:author="栾 锟" w:date="2021-05-05T21:29:00Z">
        <w:r>
          <w:rPr>
            <w:rFonts w:hint="eastAsia"/>
            <w:noProof/>
          </w:rPr>
          <w:t>await</w:t>
        </w:r>
        <w:r>
          <w:rPr>
            <w:noProof/>
          </w:rPr>
          <w:t xml:space="preserve"> </w:t>
        </w:r>
      </w:ins>
      <w:ins w:id="454" w:author="栾 锟" w:date="2021-05-05T21:27:00Z">
        <w:r>
          <w:rPr>
            <w:noProof/>
          </w:rPr>
          <w:t>request("add",this.addname,this.addtype);</w:t>
        </w:r>
      </w:ins>
    </w:p>
    <w:p w14:paraId="0237BD96" w14:textId="2A2E9841" w:rsidR="00DE397E" w:rsidRDefault="00DE397E" w:rsidP="00DE397E">
      <w:pPr>
        <w:ind w:left="420" w:firstLine="420"/>
        <w:rPr>
          <w:ins w:id="455" w:author="栾 锟" w:date="2021-05-05T21:27:00Z"/>
          <w:noProof/>
        </w:rPr>
        <w:pPrChange w:id="456" w:author="栾 锟" w:date="2021-05-05T21:28:00Z">
          <w:pPr>
            <w:ind w:firstLine="420"/>
          </w:pPr>
        </w:pPrChange>
      </w:pPr>
      <w:ins w:id="457" w:author="栾 锟" w:date="2021-05-05T21:27:00Z">
        <w:r>
          <w:rPr>
            <w:noProof/>
          </w:rPr>
          <w:t>this.list = await getlist();</w:t>
        </w:r>
      </w:ins>
    </w:p>
    <w:p w14:paraId="60ED6706" w14:textId="3306D1DB" w:rsidR="00332EC8" w:rsidRDefault="00DE397E" w:rsidP="00DE397E">
      <w:pPr>
        <w:ind w:firstLine="420"/>
        <w:rPr>
          <w:ins w:id="458" w:author="栾 锟" w:date="2021-05-05T21:31:00Z"/>
          <w:noProof/>
        </w:rPr>
      </w:pPr>
      <w:ins w:id="459" w:author="栾 锟" w:date="2021-05-05T21:27:00Z">
        <w:r>
          <w:rPr>
            <w:noProof/>
          </w:rPr>
          <w:t>},</w:t>
        </w:r>
      </w:ins>
    </w:p>
    <w:p w14:paraId="27AD86CB" w14:textId="77777777" w:rsidR="0063136A" w:rsidRDefault="0063136A" w:rsidP="00DE397E">
      <w:pPr>
        <w:ind w:firstLine="420"/>
        <w:rPr>
          <w:rFonts w:hint="eastAsia"/>
          <w:noProof/>
        </w:rPr>
      </w:pPr>
    </w:p>
    <w:p w14:paraId="6F1C85D3" w14:textId="1A0690B5" w:rsidR="009C7AF9" w:rsidRDefault="006B43AA">
      <w:pPr>
        <w:spacing w:line="360" w:lineRule="auto"/>
        <w:ind w:firstLineChars="200" w:firstLine="480"/>
        <w:outlineLvl w:val="1"/>
        <w:rPr>
          <w:ins w:id="460" w:author="栾 锟" w:date="2021-05-05T21:32:00Z"/>
          <w:noProof/>
          <w:sz w:val="24"/>
        </w:rPr>
      </w:pPr>
      <w:ins w:id="461" w:author="thinkpad" w:date="2021-05-05T00:38:00Z">
        <w:r>
          <w:rPr>
            <w:rFonts w:hint="eastAsia"/>
            <w:noProof/>
            <w:sz w:val="24"/>
          </w:rPr>
          <w:t>（</w:t>
        </w:r>
      </w:ins>
      <w:ins w:id="462" w:author="栾 锟" w:date="2021-05-05T21:32:00Z">
        <w:r w:rsidR="0063136A">
          <w:rPr>
            <w:noProof/>
            <w:sz w:val="24"/>
          </w:rPr>
          <w:t>2</w:t>
        </w:r>
      </w:ins>
      <w:ins w:id="463" w:author="thinkpad" w:date="2021-05-05T00:38:00Z">
        <w:del w:id="464" w:author="栾 锟" w:date="2021-05-05T21:32:00Z">
          <w:r w:rsidDel="0063136A">
            <w:rPr>
              <w:rFonts w:hint="eastAsia"/>
              <w:noProof/>
              <w:sz w:val="24"/>
            </w:rPr>
            <w:delText>1</w:delText>
          </w:r>
        </w:del>
        <w:r>
          <w:rPr>
            <w:rFonts w:hint="eastAsia"/>
            <w:noProof/>
            <w:sz w:val="24"/>
          </w:rPr>
          <w:t>）</w:t>
        </w:r>
      </w:ins>
      <w:r w:rsidR="009C7AF9" w:rsidRPr="006B43AA">
        <w:rPr>
          <w:rFonts w:hint="eastAsia"/>
          <w:noProof/>
          <w:sz w:val="24"/>
          <w:rPrChange w:id="465" w:author="thinkpad" w:date="2021-05-05T00:38:00Z">
            <w:rPr>
              <w:rFonts w:hint="eastAsia"/>
              <w:noProof/>
            </w:rPr>
          </w:rPrChange>
        </w:rPr>
        <w:t>返回按钮：返回到上级目录</w:t>
      </w:r>
    </w:p>
    <w:p w14:paraId="08EA2601" w14:textId="4E1813D4" w:rsidR="0063136A" w:rsidRDefault="0063136A" w:rsidP="0063136A">
      <w:pPr>
        <w:spacing w:line="360" w:lineRule="auto"/>
        <w:ind w:left="360" w:firstLineChars="200" w:firstLine="480"/>
        <w:outlineLvl w:val="1"/>
        <w:rPr>
          <w:ins w:id="466" w:author="栾 锟" w:date="2021-05-05T21:34:00Z"/>
          <w:rFonts w:hint="eastAsia"/>
          <w:noProof/>
          <w:sz w:val="24"/>
        </w:rPr>
        <w:pPrChange w:id="467" w:author="栾 锟" w:date="2021-05-05T21:34:00Z">
          <w:pPr>
            <w:spacing w:line="360" w:lineRule="auto"/>
            <w:ind w:firstLineChars="200" w:firstLine="480"/>
            <w:outlineLvl w:val="1"/>
          </w:pPr>
        </w:pPrChange>
      </w:pPr>
      <w:ins w:id="468" w:author="栾 锟" w:date="2021-05-05T21:35:00Z">
        <w:r>
          <w:rPr>
            <w:rFonts w:hint="eastAsia"/>
            <w:noProof/>
            <w:sz w:val="24"/>
          </w:rPr>
          <w:t>通过</w:t>
        </w:r>
      </w:ins>
      <w:ins w:id="469" w:author="栾 锟" w:date="2021-05-05T21:37:00Z">
        <w:r>
          <w:rPr>
            <w:rFonts w:hint="eastAsia"/>
            <w:noProof/>
            <w:sz w:val="24"/>
          </w:rPr>
          <w:t>判定</w:t>
        </w:r>
        <w:r>
          <w:rPr>
            <w:noProof/>
            <w:sz w:val="24"/>
          </w:rPr>
          <w:t>user</w:t>
        </w:r>
        <w:r>
          <w:rPr>
            <w:rFonts w:hint="eastAsia"/>
            <w:noProof/>
            <w:sz w:val="24"/>
          </w:rPr>
          <w:t>类中的</w:t>
        </w:r>
        <w:r>
          <w:rPr>
            <w:rFonts w:hint="eastAsia"/>
            <w:noProof/>
            <w:sz w:val="24"/>
          </w:rPr>
          <w:t>src</w:t>
        </w:r>
        <w:r>
          <w:rPr>
            <w:rFonts w:hint="eastAsia"/>
            <w:noProof/>
            <w:sz w:val="24"/>
          </w:rPr>
          <w:t>成员和</w:t>
        </w:r>
        <w:r>
          <w:rPr>
            <w:rFonts w:hint="eastAsia"/>
            <w:noProof/>
            <w:sz w:val="24"/>
          </w:rPr>
          <w:t>root</w:t>
        </w:r>
        <w:r>
          <w:rPr>
            <w:rFonts w:hint="eastAsia"/>
            <w:noProof/>
            <w:sz w:val="24"/>
          </w:rPr>
          <w:t>成员是否相等来判定当前用户</w:t>
        </w:r>
      </w:ins>
      <w:ins w:id="470" w:author="栾 锟" w:date="2021-05-05T21:38:00Z">
        <w:r>
          <w:rPr>
            <w:rFonts w:hint="eastAsia"/>
            <w:noProof/>
            <w:sz w:val="24"/>
          </w:rPr>
          <w:t>是否在根目录上，如果在根目录则不进行返回上级操作</w:t>
        </w:r>
        <w:r>
          <w:rPr>
            <w:rFonts w:hint="eastAsia"/>
            <w:noProof/>
            <w:sz w:val="24"/>
          </w:rPr>
          <w:t>,</w:t>
        </w:r>
      </w:ins>
      <w:ins w:id="471" w:author="栾 锟" w:date="2021-05-05T21:39:00Z">
        <w:r>
          <w:rPr>
            <w:rFonts w:hint="eastAsia"/>
            <w:noProof/>
            <w:sz w:val="24"/>
          </w:rPr>
          <w:t>否则向服务器发出请求，通过</w:t>
        </w:r>
        <w:r>
          <w:rPr>
            <w:rFonts w:hint="eastAsia"/>
            <w:noProof/>
            <w:sz w:val="24"/>
          </w:rPr>
          <w:t>linux</w:t>
        </w:r>
        <w:r>
          <w:rPr>
            <w:rFonts w:hint="eastAsia"/>
            <w:noProof/>
            <w:sz w:val="24"/>
          </w:rPr>
          <w:t>的</w:t>
        </w:r>
        <w:r>
          <w:rPr>
            <w:rFonts w:hint="eastAsia"/>
            <w:noProof/>
            <w:sz w:val="24"/>
          </w:rPr>
          <w:t>cd</w:t>
        </w:r>
        <w:r>
          <w:rPr>
            <w:noProof/>
            <w:sz w:val="24"/>
          </w:rPr>
          <w:t xml:space="preserve"> ..</w:t>
        </w:r>
        <w:r>
          <w:rPr>
            <w:rFonts w:hint="eastAsia"/>
            <w:noProof/>
            <w:sz w:val="24"/>
          </w:rPr>
          <w:t>命令返回上级目录并返回目录表</w:t>
        </w:r>
      </w:ins>
    </w:p>
    <w:p w14:paraId="2CC5CD51" w14:textId="77777777" w:rsidR="0063136A" w:rsidRPr="0063136A" w:rsidRDefault="0063136A" w:rsidP="0063136A">
      <w:pPr>
        <w:spacing w:line="360" w:lineRule="auto"/>
        <w:ind w:firstLineChars="200" w:firstLine="480"/>
        <w:outlineLvl w:val="1"/>
        <w:rPr>
          <w:ins w:id="472" w:author="栾 锟" w:date="2021-05-05T21:34:00Z"/>
          <w:noProof/>
          <w:sz w:val="24"/>
        </w:rPr>
      </w:pPr>
      <w:ins w:id="473" w:author="栾 锟" w:date="2021-05-05T21:34:00Z">
        <w:r>
          <w:rPr>
            <w:noProof/>
            <w:sz w:val="24"/>
          </w:rPr>
          <w:tab/>
        </w:r>
      </w:ins>
    </w:p>
    <w:p w14:paraId="1BE7F24B" w14:textId="77777777" w:rsidR="0063136A" w:rsidRDefault="0063136A" w:rsidP="0063136A">
      <w:pPr>
        <w:spacing w:line="360" w:lineRule="auto"/>
        <w:ind w:firstLine="360"/>
        <w:outlineLvl w:val="1"/>
        <w:rPr>
          <w:ins w:id="474" w:author="栾 锟" w:date="2021-05-05T21:40:00Z"/>
          <w:noProof/>
          <w:sz w:val="24"/>
        </w:rPr>
      </w:pPr>
      <w:ins w:id="475" w:author="栾 锟" w:date="2021-05-05T21:34:00Z">
        <w:r w:rsidRPr="0063136A">
          <w:rPr>
            <w:noProof/>
            <w:sz w:val="24"/>
          </w:rPr>
          <w:t>async back(){</w:t>
        </w:r>
      </w:ins>
    </w:p>
    <w:p w14:paraId="4B6B8260" w14:textId="4DC1B920" w:rsidR="0063136A" w:rsidRDefault="0063136A" w:rsidP="0063136A">
      <w:pPr>
        <w:spacing w:line="360" w:lineRule="auto"/>
        <w:ind w:left="420" w:firstLine="420"/>
        <w:outlineLvl w:val="1"/>
        <w:rPr>
          <w:ins w:id="476" w:author="栾 锟" w:date="2021-05-05T21:38:00Z"/>
          <w:noProof/>
          <w:sz w:val="24"/>
        </w:rPr>
        <w:pPrChange w:id="477" w:author="栾 锟" w:date="2021-05-05T21:40:00Z">
          <w:pPr>
            <w:spacing w:line="360" w:lineRule="auto"/>
            <w:ind w:firstLineChars="200" w:firstLine="480"/>
            <w:outlineLvl w:val="1"/>
          </w:pPr>
        </w:pPrChange>
      </w:pPr>
      <w:ins w:id="478" w:author="栾 锟" w:date="2021-05-05T21:38:00Z">
        <w:r>
          <w:rPr>
            <w:rFonts w:hint="eastAsia"/>
            <w:noProof/>
            <w:sz w:val="24"/>
          </w:rPr>
          <w:t>if</w:t>
        </w:r>
        <w:r>
          <w:rPr>
            <w:noProof/>
            <w:sz w:val="24"/>
          </w:rPr>
          <w:t>(this.user.src==this.user.root)</w:t>
        </w:r>
      </w:ins>
    </w:p>
    <w:p w14:paraId="688FD26A" w14:textId="71F85AAD" w:rsidR="0063136A" w:rsidRPr="0063136A" w:rsidRDefault="0063136A" w:rsidP="0063136A">
      <w:pPr>
        <w:spacing w:line="360" w:lineRule="auto"/>
        <w:ind w:left="840" w:firstLine="420"/>
        <w:outlineLvl w:val="1"/>
        <w:rPr>
          <w:ins w:id="479" w:author="栾 锟" w:date="2021-05-05T21:34:00Z"/>
          <w:noProof/>
          <w:sz w:val="24"/>
        </w:rPr>
        <w:pPrChange w:id="480" w:author="栾 锟" w:date="2021-05-05T21:40:00Z">
          <w:pPr>
            <w:spacing w:line="360" w:lineRule="auto"/>
            <w:ind w:firstLineChars="200" w:firstLine="480"/>
            <w:outlineLvl w:val="1"/>
          </w:pPr>
        </w:pPrChange>
      </w:pPr>
      <w:ins w:id="481" w:author="栾 锟" w:date="2021-05-05T21:34:00Z">
        <w:r w:rsidRPr="0063136A">
          <w:rPr>
            <w:noProof/>
            <w:sz w:val="24"/>
          </w:rPr>
          <w:t>return;</w:t>
        </w:r>
      </w:ins>
    </w:p>
    <w:p w14:paraId="70880E36" w14:textId="2C46EFC7" w:rsidR="0063136A" w:rsidRPr="0063136A" w:rsidRDefault="0063136A" w:rsidP="0063136A">
      <w:pPr>
        <w:spacing w:line="360" w:lineRule="auto"/>
        <w:ind w:firstLineChars="200" w:firstLine="480"/>
        <w:outlineLvl w:val="1"/>
        <w:rPr>
          <w:ins w:id="482" w:author="栾 锟" w:date="2021-05-05T21:34:00Z"/>
          <w:noProof/>
          <w:sz w:val="24"/>
        </w:rPr>
      </w:pPr>
      <w:ins w:id="483" w:author="栾 锟" w:date="2021-05-05T21:34:00Z">
        <w:r w:rsidRPr="0063136A">
          <w:rPr>
            <w:noProof/>
            <w:sz w:val="24"/>
          </w:rPr>
          <w:tab/>
          <w:t xml:space="preserve">this.list = await </w:t>
        </w:r>
      </w:ins>
      <w:ins w:id="484" w:author="栾 锟" w:date="2021-05-05T21:38:00Z">
        <w:r>
          <w:rPr>
            <w:noProof/>
            <w:sz w:val="24"/>
          </w:rPr>
          <w:t>back</w:t>
        </w:r>
      </w:ins>
      <w:ins w:id="485" w:author="栾 锟" w:date="2021-05-05T21:34:00Z">
        <w:r w:rsidRPr="0063136A">
          <w:rPr>
            <w:noProof/>
            <w:sz w:val="24"/>
          </w:rPr>
          <w:t>();</w:t>
        </w:r>
      </w:ins>
    </w:p>
    <w:p w14:paraId="5ECEB196" w14:textId="4FA6779A" w:rsidR="0063136A" w:rsidRPr="0063136A" w:rsidRDefault="0063136A" w:rsidP="0063136A">
      <w:pPr>
        <w:spacing w:line="360" w:lineRule="auto"/>
        <w:ind w:firstLine="420"/>
        <w:outlineLvl w:val="1"/>
        <w:rPr>
          <w:rFonts w:hint="eastAsia"/>
          <w:noProof/>
          <w:sz w:val="24"/>
          <w:rPrChange w:id="486" w:author="栾 锟" w:date="2021-05-05T21:32:00Z">
            <w:rPr>
              <w:noProof/>
            </w:rPr>
          </w:rPrChange>
        </w:rPr>
        <w:pPrChange w:id="487" w:author="栾 锟" w:date="2021-05-05T21:40:00Z">
          <w:pPr>
            <w:spacing w:line="360" w:lineRule="auto"/>
            <w:outlineLvl w:val="1"/>
          </w:pPr>
        </w:pPrChange>
      </w:pPr>
      <w:ins w:id="488" w:author="栾 锟" w:date="2021-05-05T21:34:00Z">
        <w:r w:rsidRPr="0063136A">
          <w:rPr>
            <w:noProof/>
            <w:sz w:val="24"/>
          </w:rPr>
          <w:t>},</w:t>
        </w:r>
      </w:ins>
    </w:p>
    <w:p w14:paraId="4A71BC7B" w14:textId="184A47EF" w:rsidR="009C7AF9" w:rsidRDefault="006B43AA">
      <w:pPr>
        <w:spacing w:line="360" w:lineRule="auto"/>
        <w:ind w:firstLineChars="200" w:firstLine="480"/>
        <w:outlineLvl w:val="1"/>
        <w:rPr>
          <w:ins w:id="489" w:author="栾 锟" w:date="2021-05-05T21:41:00Z"/>
          <w:noProof/>
          <w:sz w:val="24"/>
        </w:rPr>
      </w:pPr>
      <w:ins w:id="490" w:author="thinkpad" w:date="2021-05-05T00:38:00Z">
        <w:r>
          <w:rPr>
            <w:rFonts w:hint="eastAsia"/>
            <w:noProof/>
            <w:sz w:val="24"/>
          </w:rPr>
          <w:t>（</w:t>
        </w:r>
        <w:r>
          <w:rPr>
            <w:rFonts w:hint="eastAsia"/>
            <w:noProof/>
            <w:sz w:val="24"/>
          </w:rPr>
          <w:t>2</w:t>
        </w:r>
        <w:r>
          <w:rPr>
            <w:rFonts w:hint="eastAsia"/>
            <w:noProof/>
            <w:sz w:val="24"/>
          </w:rPr>
          <w:t>）</w:t>
        </w:r>
      </w:ins>
      <w:r w:rsidR="009C7AF9" w:rsidRPr="006B43AA">
        <w:rPr>
          <w:rFonts w:hint="eastAsia"/>
          <w:noProof/>
          <w:sz w:val="24"/>
          <w:rPrChange w:id="491" w:author="thinkpad" w:date="2021-05-05T00:38:00Z">
            <w:rPr>
              <w:rFonts w:hint="eastAsia"/>
              <w:noProof/>
            </w:rPr>
          </w:rPrChange>
        </w:rPr>
        <w:t>点击：打开指定文件或者进入指定目录</w:t>
      </w:r>
    </w:p>
    <w:p w14:paraId="74B66600" w14:textId="67474601" w:rsidR="009C328A" w:rsidRDefault="007B4BE0" w:rsidP="007B4BE0">
      <w:pPr>
        <w:spacing w:line="360" w:lineRule="auto"/>
        <w:ind w:left="420" w:firstLineChars="175" w:firstLine="420"/>
        <w:outlineLvl w:val="1"/>
        <w:rPr>
          <w:ins w:id="492" w:author="栾 锟" w:date="2021-05-05T21:44:00Z"/>
          <w:noProof/>
          <w:sz w:val="24"/>
        </w:rPr>
        <w:pPrChange w:id="493" w:author="栾 锟" w:date="2021-05-05T21:44:00Z">
          <w:pPr>
            <w:spacing w:line="360" w:lineRule="auto"/>
            <w:ind w:firstLineChars="200" w:firstLine="480"/>
            <w:outlineLvl w:val="1"/>
          </w:pPr>
        </w:pPrChange>
      </w:pPr>
      <w:ins w:id="494" w:author="栾 锟" w:date="2021-05-05T21:42:00Z">
        <w:r>
          <w:rPr>
            <w:rFonts w:hint="eastAsia"/>
            <w:noProof/>
            <w:sz w:val="24"/>
          </w:rPr>
          <w:t>目录表的数据结构成员由文件名和文件类型组成，</w:t>
        </w:r>
      </w:ins>
      <w:ins w:id="495" w:author="栾 锟" w:date="2021-05-05T21:43:00Z">
        <w:r>
          <w:rPr>
            <w:rFonts w:hint="eastAsia"/>
            <w:noProof/>
            <w:sz w:val="24"/>
          </w:rPr>
          <w:t>因此每次从服务器获取目录信息后都会</w:t>
        </w:r>
      </w:ins>
      <w:ins w:id="496" w:author="栾 锟" w:date="2021-05-05T21:44:00Z">
        <w:r>
          <w:rPr>
            <w:rFonts w:hint="eastAsia"/>
            <w:noProof/>
            <w:sz w:val="24"/>
          </w:rPr>
          <w:t>根据文件名判断当前文件属于文件夹还是源文件</w:t>
        </w:r>
      </w:ins>
    </w:p>
    <w:p w14:paraId="56FDF25A" w14:textId="5471289A" w:rsidR="007B4BE0" w:rsidRDefault="007B4BE0">
      <w:pPr>
        <w:spacing w:line="360" w:lineRule="auto"/>
        <w:ind w:firstLineChars="200" w:firstLine="480"/>
        <w:outlineLvl w:val="1"/>
        <w:rPr>
          <w:ins w:id="497" w:author="栾 锟" w:date="2021-05-05T21:46:00Z"/>
          <w:noProof/>
          <w:sz w:val="24"/>
        </w:rPr>
      </w:pPr>
      <w:ins w:id="498" w:author="栾 锟" w:date="2021-05-05T21:44:00Z">
        <w:r>
          <w:rPr>
            <w:rFonts w:hint="eastAsia"/>
            <w:noProof/>
            <w:sz w:val="24"/>
          </w:rPr>
          <w:t>目录获取代码</w:t>
        </w:r>
      </w:ins>
      <w:ins w:id="499" w:author="栾 锟" w:date="2021-05-05T21:45:00Z">
        <w:r>
          <w:rPr>
            <w:rFonts w:hint="eastAsia"/>
            <w:noProof/>
            <w:sz w:val="24"/>
          </w:rPr>
          <w:t>：</w:t>
        </w:r>
      </w:ins>
    </w:p>
    <w:p w14:paraId="142F732A" w14:textId="641C35E6" w:rsidR="007B4BE0" w:rsidRDefault="007B4BE0">
      <w:pPr>
        <w:spacing w:line="360" w:lineRule="auto"/>
        <w:ind w:firstLineChars="200" w:firstLine="480"/>
        <w:outlineLvl w:val="1"/>
        <w:rPr>
          <w:ins w:id="500" w:author="栾 锟" w:date="2021-05-05T21:45:00Z"/>
          <w:rFonts w:hint="eastAsia"/>
          <w:noProof/>
          <w:sz w:val="24"/>
        </w:rPr>
      </w:pPr>
      <w:ins w:id="501" w:author="栾 锟" w:date="2021-05-05T21:46:00Z">
        <w:r w:rsidRPr="007B4BE0">
          <w:rPr>
            <w:noProof/>
            <w:sz w:val="24"/>
          </w:rPr>
          <w:t>l[i].indexOf(".cpp")&gt;-1?true:false</w:t>
        </w:r>
        <w:r>
          <w:rPr>
            <w:rFonts w:hint="eastAsia"/>
            <w:noProof/>
            <w:sz w:val="24"/>
          </w:rPr>
          <w:t xml:space="preserve"> </w:t>
        </w:r>
        <w:r>
          <w:rPr>
            <w:rFonts w:hint="eastAsia"/>
            <w:noProof/>
            <w:sz w:val="24"/>
          </w:rPr>
          <w:t>对于当前字符串</w:t>
        </w:r>
      </w:ins>
      <w:ins w:id="502" w:author="栾 锟" w:date="2021-05-05T21:47:00Z">
        <w:r>
          <w:rPr>
            <w:rFonts w:hint="eastAsia"/>
            <w:noProof/>
            <w:sz w:val="24"/>
          </w:rPr>
          <w:t>查找文件名后缀如果存在说明对当前文件属于文件，</w:t>
        </w:r>
      </w:ins>
    </w:p>
    <w:p w14:paraId="442538B3" w14:textId="1CB4A65A" w:rsidR="007B4BE0" w:rsidRPr="007B4BE0" w:rsidRDefault="007B4BE0" w:rsidP="007B4BE0">
      <w:pPr>
        <w:spacing w:line="360" w:lineRule="auto"/>
        <w:ind w:firstLineChars="200" w:firstLine="480"/>
        <w:outlineLvl w:val="1"/>
        <w:rPr>
          <w:ins w:id="503" w:author="栾 锟" w:date="2021-05-05T21:45:00Z"/>
          <w:rFonts w:hint="eastAsia"/>
          <w:noProof/>
          <w:sz w:val="24"/>
        </w:rPr>
      </w:pPr>
      <w:ins w:id="504" w:author="栾 锟" w:date="2021-05-05T21:45:00Z">
        <w:r w:rsidRPr="007B4BE0">
          <w:rPr>
            <w:rFonts w:hint="eastAsia"/>
            <w:noProof/>
            <w:sz w:val="24"/>
          </w:rPr>
          <w:t>async function getlist():Promise&lt;Array&lt;swipestr&gt;&gt;{//</w:t>
        </w:r>
        <w:r w:rsidRPr="007B4BE0">
          <w:rPr>
            <w:rFonts w:hint="eastAsia"/>
            <w:noProof/>
            <w:sz w:val="24"/>
          </w:rPr>
          <w:t>更新目录表</w:t>
        </w:r>
      </w:ins>
    </w:p>
    <w:p w14:paraId="62FD059D" w14:textId="595E8DFB" w:rsidR="007B4BE0" w:rsidRPr="007B4BE0" w:rsidRDefault="007B4BE0" w:rsidP="007B4BE0">
      <w:pPr>
        <w:spacing w:line="360" w:lineRule="auto"/>
        <w:ind w:firstLineChars="200" w:firstLine="480"/>
        <w:outlineLvl w:val="1"/>
        <w:rPr>
          <w:ins w:id="505" w:author="栾 锟" w:date="2021-05-05T21:45:00Z"/>
          <w:noProof/>
          <w:sz w:val="24"/>
        </w:rPr>
      </w:pPr>
      <w:ins w:id="506" w:author="栾 锟" w:date="2021-05-05T21:45:00Z">
        <w:r w:rsidRPr="007B4BE0">
          <w:rPr>
            <w:noProof/>
            <w:sz w:val="24"/>
          </w:rPr>
          <w:tab/>
          <w:t>var list:Array&lt;swipestr&gt; = new Array&lt;swipestr&gt;(0);</w:t>
        </w:r>
      </w:ins>
    </w:p>
    <w:p w14:paraId="1FCD4908" w14:textId="1B79B45F" w:rsidR="007B4BE0" w:rsidRPr="007B4BE0" w:rsidRDefault="007B4BE0" w:rsidP="007B4BE0">
      <w:pPr>
        <w:spacing w:line="360" w:lineRule="auto"/>
        <w:ind w:firstLineChars="200" w:firstLine="480"/>
        <w:outlineLvl w:val="1"/>
        <w:rPr>
          <w:ins w:id="507" w:author="栾 锟" w:date="2021-05-05T21:45:00Z"/>
          <w:noProof/>
          <w:sz w:val="24"/>
        </w:rPr>
      </w:pPr>
      <w:ins w:id="508" w:author="栾 锟" w:date="2021-05-05T21:45:00Z">
        <w:r w:rsidRPr="007B4BE0">
          <w:rPr>
            <w:noProof/>
            <w:sz w:val="24"/>
          </w:rPr>
          <w:tab/>
          <w:t>globaldata.data.fileempty = new emptyqueue(10);</w:t>
        </w:r>
      </w:ins>
    </w:p>
    <w:p w14:paraId="21776816" w14:textId="2709605A" w:rsidR="007B4BE0" w:rsidRPr="007B4BE0" w:rsidRDefault="007B4BE0" w:rsidP="007B4BE0">
      <w:pPr>
        <w:spacing w:line="360" w:lineRule="auto"/>
        <w:ind w:firstLineChars="200" w:firstLine="480"/>
        <w:outlineLvl w:val="1"/>
        <w:rPr>
          <w:ins w:id="509" w:author="栾 锟" w:date="2021-05-05T21:45:00Z"/>
          <w:noProof/>
          <w:sz w:val="24"/>
        </w:rPr>
      </w:pPr>
      <w:ins w:id="510" w:author="栾 锟" w:date="2021-05-05T21:45:00Z">
        <w:r w:rsidRPr="007B4BE0">
          <w:rPr>
            <w:noProof/>
            <w:sz w:val="24"/>
          </w:rPr>
          <w:tab/>
          <w:t>let s = await request("get","",false);</w:t>
        </w:r>
      </w:ins>
    </w:p>
    <w:p w14:paraId="7CE0E5F6" w14:textId="2DC22D3F" w:rsidR="007B4BE0" w:rsidRPr="007B4BE0" w:rsidRDefault="007B4BE0" w:rsidP="007B4BE0">
      <w:pPr>
        <w:spacing w:line="360" w:lineRule="auto"/>
        <w:ind w:firstLineChars="200" w:firstLine="480"/>
        <w:outlineLvl w:val="1"/>
        <w:rPr>
          <w:ins w:id="511" w:author="栾 锟" w:date="2021-05-05T21:45:00Z"/>
          <w:noProof/>
          <w:sz w:val="24"/>
        </w:rPr>
      </w:pPr>
      <w:ins w:id="512" w:author="栾 锟" w:date="2021-05-05T21:45:00Z">
        <w:r w:rsidRPr="007B4BE0">
          <w:rPr>
            <w:noProof/>
            <w:sz w:val="24"/>
          </w:rPr>
          <w:tab/>
          <w:t>return new Promise((resolve, reject) =&gt;{</w:t>
        </w:r>
      </w:ins>
    </w:p>
    <w:p w14:paraId="5AE303A1" w14:textId="0D4E877B" w:rsidR="007B4BE0" w:rsidRPr="007B4BE0" w:rsidRDefault="007B4BE0" w:rsidP="007B4BE0">
      <w:pPr>
        <w:spacing w:line="360" w:lineRule="auto"/>
        <w:ind w:firstLineChars="200" w:firstLine="480"/>
        <w:outlineLvl w:val="1"/>
        <w:rPr>
          <w:ins w:id="513" w:author="栾 锟" w:date="2021-05-05T21:45:00Z"/>
          <w:noProof/>
          <w:sz w:val="24"/>
        </w:rPr>
      </w:pPr>
      <w:ins w:id="514" w:author="栾 锟" w:date="2021-05-05T21:45:00Z">
        <w:r w:rsidRPr="007B4BE0">
          <w:rPr>
            <w:noProof/>
            <w:sz w:val="24"/>
          </w:rPr>
          <w:tab/>
        </w:r>
        <w:r w:rsidRPr="007B4BE0">
          <w:rPr>
            <w:noProof/>
            <w:sz w:val="24"/>
          </w:rPr>
          <w:tab/>
          <w:t xml:space="preserve"> var len = 0;</w:t>
        </w:r>
      </w:ins>
    </w:p>
    <w:p w14:paraId="28A54358" w14:textId="34387B5B" w:rsidR="007B4BE0" w:rsidRPr="007B4BE0" w:rsidRDefault="007B4BE0" w:rsidP="007B4BE0">
      <w:pPr>
        <w:spacing w:line="360" w:lineRule="auto"/>
        <w:ind w:firstLineChars="200" w:firstLine="480"/>
        <w:outlineLvl w:val="1"/>
        <w:rPr>
          <w:ins w:id="515" w:author="栾 锟" w:date="2021-05-05T21:45:00Z"/>
          <w:noProof/>
          <w:sz w:val="24"/>
        </w:rPr>
        <w:pPrChange w:id="516" w:author="栾 锟" w:date="2021-05-05T21:47:00Z">
          <w:pPr>
            <w:spacing w:line="360" w:lineRule="auto"/>
            <w:ind w:firstLineChars="200" w:firstLine="480"/>
            <w:outlineLvl w:val="1"/>
          </w:pPr>
        </w:pPrChange>
      </w:pPr>
      <w:ins w:id="517" w:author="栾 锟" w:date="2021-05-05T21:45:00Z">
        <w:r w:rsidRPr="007B4BE0">
          <w:rPr>
            <w:noProof/>
            <w:sz w:val="24"/>
          </w:rPr>
          <w:tab/>
        </w:r>
        <w:r w:rsidRPr="007B4BE0">
          <w:rPr>
            <w:noProof/>
            <w:sz w:val="24"/>
          </w:rPr>
          <w:tab/>
          <w:t xml:space="preserve"> var l:Array&lt;string&gt; = s.split("\n");</w:t>
        </w:r>
      </w:ins>
    </w:p>
    <w:p w14:paraId="671540BD" w14:textId="578BA1CA" w:rsidR="007B4BE0" w:rsidRPr="007B4BE0" w:rsidRDefault="007B4BE0" w:rsidP="007B4BE0">
      <w:pPr>
        <w:spacing w:line="360" w:lineRule="auto"/>
        <w:ind w:firstLineChars="200" w:firstLine="480"/>
        <w:outlineLvl w:val="1"/>
        <w:rPr>
          <w:ins w:id="518" w:author="栾 锟" w:date="2021-05-05T21:45:00Z"/>
          <w:noProof/>
          <w:sz w:val="24"/>
        </w:rPr>
      </w:pPr>
      <w:ins w:id="519" w:author="栾 锟" w:date="2021-05-05T21:45:00Z">
        <w:r w:rsidRPr="007B4BE0">
          <w:rPr>
            <w:noProof/>
            <w:sz w:val="24"/>
          </w:rPr>
          <w:tab/>
        </w:r>
        <w:r w:rsidRPr="007B4BE0">
          <w:rPr>
            <w:noProof/>
            <w:sz w:val="24"/>
          </w:rPr>
          <w:tab/>
          <w:t xml:space="preserve"> for(var i:number = 0;i&lt;l.length-1;i++){</w:t>
        </w:r>
      </w:ins>
    </w:p>
    <w:p w14:paraId="37338EC4" w14:textId="6946046D" w:rsidR="007B4BE0" w:rsidRPr="007B4BE0" w:rsidRDefault="007B4BE0" w:rsidP="007B4BE0">
      <w:pPr>
        <w:spacing w:line="360" w:lineRule="auto"/>
        <w:ind w:left="2100"/>
        <w:outlineLvl w:val="1"/>
        <w:rPr>
          <w:ins w:id="520" w:author="栾 锟" w:date="2021-05-05T21:45:00Z"/>
          <w:rFonts w:hint="eastAsia"/>
          <w:noProof/>
          <w:sz w:val="24"/>
        </w:rPr>
        <w:pPrChange w:id="521" w:author="栾 锟" w:date="2021-05-05T21:46:00Z">
          <w:pPr>
            <w:spacing w:line="360" w:lineRule="auto"/>
            <w:ind w:firstLineChars="200" w:firstLine="480"/>
            <w:outlineLvl w:val="1"/>
          </w:pPr>
        </w:pPrChange>
      </w:pPr>
      <w:ins w:id="522" w:author="栾 锟" w:date="2021-05-05T21:45:00Z">
        <w:r w:rsidRPr="007B4BE0">
          <w:rPr>
            <w:noProof/>
            <w:sz w:val="24"/>
          </w:rPr>
          <w:t>list.push(new</w:t>
        </w:r>
        <w:r>
          <w:rPr>
            <w:noProof/>
            <w:sz w:val="24"/>
          </w:rPr>
          <w:t xml:space="preserve"> </w:t>
        </w:r>
        <w:r w:rsidRPr="007B4BE0">
          <w:rPr>
            <w:noProof/>
            <w:sz w:val="24"/>
          </w:rPr>
          <w:t>swipestr(l[i],globaldata.data.fileempty.dequeue(),l[i].indexOf(".cpp")&gt;-1?true:false))</w:t>
        </w:r>
      </w:ins>
      <w:ins w:id="523" w:author="栾 锟" w:date="2021-05-05T21:46:00Z">
        <w:r>
          <w:rPr>
            <w:rFonts w:hint="eastAsia"/>
            <w:noProof/>
            <w:sz w:val="24"/>
          </w:rPr>
          <w:t>；</w:t>
        </w:r>
      </w:ins>
    </w:p>
    <w:p w14:paraId="4FF8BCAF" w14:textId="77777777" w:rsidR="007B4BE0" w:rsidRPr="007B4BE0" w:rsidRDefault="007B4BE0" w:rsidP="007B4BE0">
      <w:pPr>
        <w:spacing w:line="360" w:lineRule="auto"/>
        <w:ind w:firstLineChars="200" w:firstLine="480"/>
        <w:outlineLvl w:val="1"/>
        <w:rPr>
          <w:ins w:id="524" w:author="栾 锟" w:date="2021-05-05T21:45:00Z"/>
          <w:noProof/>
          <w:sz w:val="24"/>
        </w:rPr>
      </w:pPr>
      <w:ins w:id="525" w:author="栾 锟" w:date="2021-05-05T21:45:00Z">
        <w:r w:rsidRPr="007B4BE0">
          <w:rPr>
            <w:noProof/>
            <w:sz w:val="24"/>
          </w:rPr>
          <w:tab/>
        </w:r>
        <w:r w:rsidRPr="007B4BE0">
          <w:rPr>
            <w:noProof/>
            <w:sz w:val="24"/>
          </w:rPr>
          <w:tab/>
        </w:r>
        <w:r w:rsidRPr="007B4BE0">
          <w:rPr>
            <w:noProof/>
            <w:sz w:val="24"/>
          </w:rPr>
          <w:tab/>
          <w:t>}</w:t>
        </w:r>
      </w:ins>
    </w:p>
    <w:p w14:paraId="146B6A5B" w14:textId="2278C501" w:rsidR="007B4BE0" w:rsidRPr="007B4BE0" w:rsidRDefault="007B4BE0" w:rsidP="007B4BE0">
      <w:pPr>
        <w:spacing w:line="360" w:lineRule="auto"/>
        <w:ind w:firstLineChars="200" w:firstLine="480"/>
        <w:outlineLvl w:val="1"/>
        <w:rPr>
          <w:ins w:id="526" w:author="栾 锟" w:date="2021-05-05T21:45:00Z"/>
          <w:noProof/>
          <w:sz w:val="24"/>
        </w:rPr>
      </w:pPr>
      <w:ins w:id="527" w:author="栾 锟" w:date="2021-05-05T21:45:00Z">
        <w:r w:rsidRPr="007B4BE0">
          <w:rPr>
            <w:noProof/>
            <w:sz w:val="24"/>
          </w:rPr>
          <w:tab/>
        </w:r>
        <w:r w:rsidRPr="007B4BE0">
          <w:rPr>
            <w:noProof/>
            <w:sz w:val="24"/>
          </w:rPr>
          <w:tab/>
          <w:t>resolve(list);</w:t>
        </w:r>
      </w:ins>
    </w:p>
    <w:p w14:paraId="77DBE44C" w14:textId="0E2A7050" w:rsidR="007B4BE0" w:rsidRPr="007B4BE0" w:rsidRDefault="007B4BE0" w:rsidP="007B4BE0">
      <w:pPr>
        <w:spacing w:line="360" w:lineRule="auto"/>
        <w:ind w:firstLineChars="200" w:firstLine="480"/>
        <w:outlineLvl w:val="1"/>
        <w:rPr>
          <w:ins w:id="528" w:author="栾 锟" w:date="2021-05-05T21:45:00Z"/>
          <w:noProof/>
          <w:sz w:val="24"/>
        </w:rPr>
      </w:pPr>
      <w:ins w:id="529" w:author="栾 锟" w:date="2021-05-05T21:45:00Z">
        <w:r w:rsidRPr="007B4BE0">
          <w:rPr>
            <w:noProof/>
            <w:sz w:val="24"/>
          </w:rPr>
          <w:lastRenderedPageBreak/>
          <w:tab/>
          <w:t>}).catch((e)=&gt;{});</w:t>
        </w:r>
      </w:ins>
    </w:p>
    <w:p w14:paraId="796C79E6" w14:textId="49D21D23" w:rsidR="007B4BE0" w:rsidRPr="007B4BE0" w:rsidRDefault="007B4BE0" w:rsidP="007B4BE0">
      <w:pPr>
        <w:spacing w:line="360" w:lineRule="auto"/>
        <w:ind w:firstLineChars="200" w:firstLine="480"/>
        <w:outlineLvl w:val="1"/>
        <w:rPr>
          <w:rFonts w:hint="eastAsia"/>
          <w:noProof/>
          <w:sz w:val="24"/>
          <w:rPrChange w:id="530" w:author="栾 锟" w:date="2021-05-05T21:44:00Z">
            <w:rPr>
              <w:noProof/>
            </w:rPr>
          </w:rPrChange>
        </w:rPr>
        <w:pPrChange w:id="531" w:author="thinkpad" w:date="2021-05-05T00:38:00Z">
          <w:pPr>
            <w:spacing w:line="360" w:lineRule="auto"/>
            <w:outlineLvl w:val="1"/>
          </w:pPr>
        </w:pPrChange>
      </w:pPr>
      <w:ins w:id="532" w:author="栾 锟" w:date="2021-05-05T21:45:00Z">
        <w:r w:rsidRPr="007B4BE0">
          <w:rPr>
            <w:noProof/>
            <w:sz w:val="24"/>
          </w:rPr>
          <w:tab/>
          <w:t>};</w:t>
        </w:r>
      </w:ins>
    </w:p>
    <w:p w14:paraId="434D6629" w14:textId="196FC163" w:rsidR="009C7AF9" w:rsidDel="007B4BE0" w:rsidRDefault="006B43AA" w:rsidP="0063136A">
      <w:pPr>
        <w:spacing w:line="360" w:lineRule="auto"/>
        <w:ind w:firstLineChars="200" w:firstLine="480"/>
        <w:outlineLvl w:val="1"/>
        <w:rPr>
          <w:del w:id="533" w:author="栾 锟" w:date="2021-05-05T21:31:00Z"/>
          <w:noProof/>
          <w:sz w:val="24"/>
        </w:rPr>
      </w:pPr>
      <w:ins w:id="534" w:author="thinkpad" w:date="2021-05-05T00:38:00Z">
        <w:r>
          <w:rPr>
            <w:rFonts w:hint="eastAsia"/>
            <w:noProof/>
            <w:sz w:val="24"/>
          </w:rPr>
          <w:t>（</w:t>
        </w:r>
      </w:ins>
      <w:ins w:id="535" w:author="thinkpad" w:date="2021-05-05T00:39:00Z">
        <w:r>
          <w:rPr>
            <w:rFonts w:hint="eastAsia"/>
            <w:noProof/>
            <w:sz w:val="24"/>
          </w:rPr>
          <w:t>3</w:t>
        </w:r>
      </w:ins>
      <w:ins w:id="536" w:author="thinkpad" w:date="2021-05-05T00:38:00Z">
        <w:r>
          <w:rPr>
            <w:rFonts w:hint="eastAsia"/>
            <w:noProof/>
            <w:sz w:val="24"/>
          </w:rPr>
          <w:t>）</w:t>
        </w:r>
      </w:ins>
      <w:r w:rsidR="009C7AF9" w:rsidRPr="006B43AA">
        <w:rPr>
          <w:rFonts w:hint="eastAsia"/>
          <w:noProof/>
          <w:sz w:val="24"/>
          <w:rPrChange w:id="537" w:author="thinkpad" w:date="2021-05-05T00:38:00Z">
            <w:rPr>
              <w:rFonts w:hint="eastAsia"/>
              <w:noProof/>
            </w:rPr>
          </w:rPrChange>
        </w:rPr>
        <w:t>左滑删除按钮：删除选定的文件或文件夹</w:t>
      </w:r>
    </w:p>
    <w:p w14:paraId="6F5ABCC4" w14:textId="0708A830" w:rsidR="007B4BE0" w:rsidRPr="006B43AA" w:rsidRDefault="007B4BE0" w:rsidP="0063136A">
      <w:pPr>
        <w:spacing w:line="360" w:lineRule="auto"/>
        <w:ind w:firstLineChars="200" w:firstLine="480"/>
        <w:outlineLvl w:val="1"/>
        <w:rPr>
          <w:ins w:id="538" w:author="栾 锟" w:date="2021-05-05T21:48:00Z"/>
          <w:rFonts w:hint="eastAsia"/>
          <w:noProof/>
          <w:sz w:val="24"/>
          <w:rPrChange w:id="539" w:author="thinkpad" w:date="2021-05-05T00:38:00Z">
            <w:rPr>
              <w:ins w:id="540" w:author="栾 锟" w:date="2021-05-05T21:48:00Z"/>
              <w:noProof/>
            </w:rPr>
          </w:rPrChange>
        </w:rPr>
        <w:pPrChange w:id="541" w:author="栾 锟" w:date="2021-05-05T21:31:00Z">
          <w:pPr>
            <w:spacing w:line="360" w:lineRule="auto"/>
            <w:outlineLvl w:val="1"/>
          </w:pPr>
        </w:pPrChange>
      </w:pPr>
      <w:ins w:id="542" w:author="栾 锟" w:date="2021-05-05T21:48:00Z">
        <w:r>
          <w:rPr>
            <w:noProof/>
            <w:sz w:val="24"/>
          </w:rPr>
          <w:tab/>
        </w:r>
      </w:ins>
    </w:p>
    <w:p w14:paraId="00CBB2DC" w14:textId="054A213F" w:rsidR="00DE397E" w:rsidRDefault="007B4BE0" w:rsidP="00F92415">
      <w:pPr>
        <w:spacing w:line="360" w:lineRule="auto"/>
        <w:ind w:left="480" w:firstLineChars="268" w:firstLine="563"/>
        <w:outlineLvl w:val="1"/>
        <w:rPr>
          <w:rFonts w:hint="eastAsia"/>
          <w:noProof/>
        </w:rPr>
        <w:pPrChange w:id="543" w:author="栾 锟" w:date="2021-05-05T21:51:00Z">
          <w:pPr>
            <w:spacing w:line="360" w:lineRule="auto"/>
            <w:outlineLvl w:val="1"/>
          </w:pPr>
        </w:pPrChange>
      </w:pPr>
      <w:ins w:id="544" w:author="栾 锟" w:date="2021-05-05T21:49:00Z">
        <w:r>
          <w:rPr>
            <w:rFonts w:hint="eastAsia"/>
            <w:noProof/>
          </w:rPr>
          <w:t>当用户左滑点击删除时，会先</w:t>
        </w:r>
      </w:ins>
      <w:ins w:id="545" w:author="栾 锟" w:date="2021-05-05T21:50:00Z">
        <w:r>
          <w:rPr>
            <w:rFonts w:hint="eastAsia"/>
            <w:noProof/>
          </w:rPr>
          <w:t>获取当前文件名并向服务器发送请求删除，当</w:t>
        </w:r>
      </w:ins>
      <w:ins w:id="546" w:author="栾 锟" w:date="2021-05-05T21:51:00Z">
        <w:r>
          <w:rPr>
            <w:rFonts w:hint="eastAsia"/>
            <w:noProof/>
          </w:rPr>
          <w:t>删除文件夹时由于当前删除文件夹可能内部包含多个子文件夹，因此需要</w:t>
        </w:r>
        <w:r w:rsidR="00F92415">
          <w:rPr>
            <w:rFonts w:hint="eastAsia"/>
            <w:noProof/>
          </w:rPr>
          <w:t>进行递归删除</w:t>
        </w:r>
      </w:ins>
    </w:p>
    <w:p w14:paraId="7349A3F7" w14:textId="5236FC0C" w:rsidR="00332EC8" w:rsidRDefault="00332EC8" w:rsidP="00332EC8">
      <w:pPr>
        <w:spacing w:line="360" w:lineRule="auto"/>
        <w:jc w:val="center"/>
        <w:outlineLvl w:val="1"/>
        <w:rPr>
          <w:sz w:val="24"/>
          <w:szCs w:val="28"/>
        </w:rPr>
      </w:pPr>
      <w:r>
        <w:rPr>
          <w:noProof/>
        </w:rPr>
        <w:drawing>
          <wp:inline distT="0" distB="0" distL="0" distR="0" wp14:anchorId="74C5404B" wp14:editId="09536A0C">
            <wp:extent cx="1479550" cy="2709641"/>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74645" t="18835" r="4647" b="13742"/>
                    <a:stretch/>
                  </pic:blipFill>
                  <pic:spPr bwMode="auto">
                    <a:xfrm>
                      <a:off x="0" y="0"/>
                      <a:ext cx="1485964" cy="2721388"/>
                    </a:xfrm>
                    <a:prstGeom prst="rect">
                      <a:avLst/>
                    </a:prstGeom>
                    <a:ln>
                      <a:noFill/>
                    </a:ln>
                    <a:extLst>
                      <a:ext uri="{53640926-AAD7-44D8-BBD7-CCE9431645EC}">
                        <a14:shadowObscured xmlns:a14="http://schemas.microsoft.com/office/drawing/2010/main"/>
                      </a:ext>
                    </a:extLst>
                  </pic:spPr>
                </pic:pic>
              </a:graphicData>
            </a:graphic>
          </wp:inline>
        </w:drawing>
      </w:r>
    </w:p>
    <w:p w14:paraId="22702936" w14:textId="5AA90A13" w:rsidR="00332EC8" w:rsidRPr="00E03A6F" w:rsidRDefault="00332EC8">
      <w:pPr>
        <w:pStyle w:val="a3"/>
        <w:jc w:val="center"/>
        <w:rPr>
          <w:b/>
          <w:sz w:val="21"/>
          <w:rPrChange w:id="547" w:author="thinkpad" w:date="2021-05-05T00:30:00Z">
            <w:rPr>
              <w:sz w:val="24"/>
              <w:szCs w:val="28"/>
            </w:rPr>
          </w:rPrChange>
        </w:rPr>
        <w:pPrChange w:id="548" w:author="thinkpad" w:date="2021-05-05T00:30:00Z">
          <w:pPr>
            <w:spacing w:line="360" w:lineRule="auto"/>
            <w:jc w:val="center"/>
            <w:outlineLvl w:val="1"/>
          </w:pPr>
        </w:pPrChange>
      </w:pPr>
      <w:r w:rsidRPr="00E03A6F">
        <w:rPr>
          <w:rFonts w:ascii="Times New Roman" w:eastAsia="宋体" w:hAnsi="Times New Roman" w:cs="Times New Roman" w:hint="eastAsia"/>
          <w:b/>
          <w:sz w:val="21"/>
          <w:rPrChange w:id="549" w:author="thinkpad" w:date="2021-05-05T00:30:00Z">
            <w:rPr>
              <w:rFonts w:hint="eastAsia"/>
            </w:rPr>
          </w:rPrChange>
        </w:rPr>
        <w:t>图</w:t>
      </w:r>
      <w:r w:rsidRPr="00E03A6F">
        <w:rPr>
          <w:rFonts w:ascii="Times New Roman" w:eastAsia="宋体" w:hAnsi="Times New Roman" w:cs="Times New Roman"/>
          <w:b/>
          <w:sz w:val="21"/>
          <w:rPrChange w:id="550" w:author="thinkpad" w:date="2021-05-05T00:30:00Z">
            <w:rPr/>
          </w:rPrChange>
        </w:rPr>
        <w:t>5-</w:t>
      </w:r>
      <w:del w:id="551" w:author="thinkpad" w:date="2021-05-05T00:39:00Z">
        <w:r w:rsidRPr="00E03A6F" w:rsidDel="006B43AA">
          <w:rPr>
            <w:rFonts w:ascii="Times New Roman" w:eastAsia="宋体" w:hAnsi="Times New Roman" w:cs="Times New Roman"/>
            <w:b/>
            <w:sz w:val="21"/>
            <w:rPrChange w:id="552" w:author="thinkpad" w:date="2021-05-05T00:30:00Z">
              <w:rPr/>
            </w:rPrChange>
          </w:rPr>
          <w:delText>4-3</w:delText>
        </w:r>
      </w:del>
      <w:ins w:id="553" w:author="thinkpad" w:date="2021-05-05T00:39:00Z">
        <w:r w:rsidR="006B43AA">
          <w:rPr>
            <w:rFonts w:ascii="Times New Roman" w:eastAsia="宋体" w:hAnsi="Times New Roman" w:cs="Times New Roman" w:hint="eastAsia"/>
            <w:b/>
            <w:sz w:val="21"/>
          </w:rPr>
          <w:t>8</w:t>
        </w:r>
      </w:ins>
      <w:r w:rsidRPr="00E03A6F">
        <w:rPr>
          <w:rFonts w:ascii="Times New Roman" w:eastAsia="宋体" w:hAnsi="Times New Roman" w:cs="Times New Roman" w:hint="eastAsia"/>
          <w:b/>
          <w:sz w:val="21"/>
          <w:rPrChange w:id="554" w:author="thinkpad" w:date="2021-05-05T00:30:00Z">
            <w:rPr>
              <w:rFonts w:hint="eastAsia"/>
            </w:rPr>
          </w:rPrChange>
        </w:rPr>
        <w:t>文件删除</w:t>
      </w:r>
    </w:p>
    <w:p w14:paraId="0089457F" w14:textId="6F08CDDD" w:rsidR="00F92415" w:rsidRPr="00F92415" w:rsidRDefault="00F92415" w:rsidP="00F92415">
      <w:pPr>
        <w:spacing w:line="360" w:lineRule="auto"/>
        <w:outlineLvl w:val="1"/>
        <w:rPr>
          <w:ins w:id="555" w:author="栾 锟" w:date="2021-05-05T21:52:00Z"/>
          <w:rFonts w:hint="eastAsia"/>
          <w:sz w:val="24"/>
          <w:szCs w:val="28"/>
        </w:rPr>
      </w:pPr>
      <w:ins w:id="556" w:author="栾 锟" w:date="2021-05-05T21:52:00Z">
        <w:r>
          <w:rPr>
            <w:sz w:val="24"/>
            <w:szCs w:val="28"/>
          </w:rPr>
          <w:t>F</w:t>
        </w:r>
        <w:r>
          <w:rPr>
            <w:rFonts w:hint="eastAsia"/>
            <w:sz w:val="24"/>
            <w:szCs w:val="28"/>
          </w:rPr>
          <w:t>lask</w:t>
        </w:r>
        <w:r>
          <w:rPr>
            <w:rFonts w:hint="eastAsia"/>
            <w:sz w:val="24"/>
            <w:szCs w:val="28"/>
          </w:rPr>
          <w:t>删除关键代码：</w:t>
        </w:r>
      </w:ins>
    </w:p>
    <w:p w14:paraId="2D3BD142" w14:textId="77777777" w:rsidR="00F92415" w:rsidRPr="00F92415" w:rsidRDefault="00F92415" w:rsidP="00F92415">
      <w:pPr>
        <w:spacing w:line="360" w:lineRule="auto"/>
        <w:outlineLvl w:val="1"/>
        <w:rPr>
          <w:ins w:id="557" w:author="栾 锟" w:date="2021-05-05T21:52:00Z"/>
          <w:sz w:val="24"/>
          <w:szCs w:val="28"/>
        </w:rPr>
      </w:pPr>
      <w:ins w:id="558" w:author="栾 锟" w:date="2021-05-05T21:52:00Z">
        <w:r w:rsidRPr="00F92415">
          <w:rPr>
            <w:sz w:val="24"/>
            <w:szCs w:val="28"/>
          </w:rPr>
          <w:t xml:space="preserve">def </w:t>
        </w:r>
        <w:proofErr w:type="spellStart"/>
        <w:r w:rsidRPr="00F92415">
          <w:rPr>
            <w:sz w:val="24"/>
            <w:szCs w:val="28"/>
          </w:rPr>
          <w:t>delfile</w:t>
        </w:r>
        <w:proofErr w:type="spellEnd"/>
        <w:r w:rsidRPr="00F92415">
          <w:rPr>
            <w:sz w:val="24"/>
            <w:szCs w:val="28"/>
          </w:rPr>
          <w:t>(</w:t>
        </w:r>
        <w:proofErr w:type="spellStart"/>
        <w:r w:rsidRPr="00F92415">
          <w:rPr>
            <w:sz w:val="24"/>
            <w:szCs w:val="28"/>
          </w:rPr>
          <w:t>src</w:t>
        </w:r>
        <w:proofErr w:type="spellEnd"/>
        <w:r w:rsidRPr="00F92415">
          <w:rPr>
            <w:sz w:val="24"/>
            <w:szCs w:val="28"/>
          </w:rPr>
          <w:t>):</w:t>
        </w:r>
      </w:ins>
    </w:p>
    <w:p w14:paraId="09EA83FD" w14:textId="00247863" w:rsidR="00F92415" w:rsidRDefault="00F92415" w:rsidP="00F92415">
      <w:pPr>
        <w:spacing w:line="360" w:lineRule="auto"/>
        <w:ind w:firstLine="480"/>
        <w:outlineLvl w:val="1"/>
        <w:rPr>
          <w:ins w:id="559" w:author="栾 锟" w:date="2021-05-05T21:52:00Z"/>
          <w:sz w:val="24"/>
          <w:szCs w:val="28"/>
        </w:rPr>
        <w:pPrChange w:id="560" w:author="栾 锟" w:date="2021-05-05T21:52:00Z">
          <w:pPr>
            <w:spacing w:line="360" w:lineRule="auto"/>
            <w:outlineLvl w:val="1"/>
          </w:pPr>
        </w:pPrChange>
      </w:pPr>
      <w:proofErr w:type="spellStart"/>
      <w:proofErr w:type="gramStart"/>
      <w:ins w:id="561" w:author="栾 锟" w:date="2021-05-05T21:52:00Z">
        <w:r w:rsidRPr="00F92415">
          <w:rPr>
            <w:sz w:val="24"/>
            <w:szCs w:val="28"/>
          </w:rPr>
          <w:t>subprocess.Popen</w:t>
        </w:r>
        <w:proofErr w:type="spellEnd"/>
        <w:proofErr w:type="gramEnd"/>
        <w:r w:rsidRPr="00F92415">
          <w:rPr>
            <w:sz w:val="24"/>
            <w:szCs w:val="28"/>
          </w:rPr>
          <w:t>("rm -rf "+</w:t>
        </w:r>
        <w:proofErr w:type="spellStart"/>
        <w:r w:rsidRPr="00F92415">
          <w:rPr>
            <w:sz w:val="24"/>
            <w:szCs w:val="28"/>
          </w:rPr>
          <w:t>src,shell</w:t>
        </w:r>
        <w:proofErr w:type="spellEnd"/>
        <w:r w:rsidRPr="00F92415">
          <w:rPr>
            <w:sz w:val="24"/>
            <w:szCs w:val="28"/>
          </w:rPr>
          <w:t>=True)</w:t>
        </w:r>
      </w:ins>
    </w:p>
    <w:p w14:paraId="71CA7CD9" w14:textId="77777777" w:rsidR="00F92415" w:rsidRPr="00F92415" w:rsidRDefault="00F92415" w:rsidP="00F92415">
      <w:pPr>
        <w:spacing w:line="360" w:lineRule="auto"/>
        <w:ind w:firstLine="480"/>
        <w:outlineLvl w:val="1"/>
        <w:rPr>
          <w:rFonts w:hint="eastAsia"/>
          <w:sz w:val="24"/>
          <w:szCs w:val="28"/>
          <w:rPrChange w:id="562" w:author="栾 锟" w:date="2021-05-05T21:52:00Z">
            <w:rPr>
              <w:rFonts w:hint="eastAsia"/>
              <w:sz w:val="24"/>
              <w:szCs w:val="28"/>
            </w:rPr>
          </w:rPrChange>
        </w:rPr>
        <w:pPrChange w:id="563" w:author="栾 锟" w:date="2021-05-05T21:52:00Z">
          <w:pPr>
            <w:spacing w:line="360" w:lineRule="auto"/>
            <w:jc w:val="center"/>
            <w:outlineLvl w:val="1"/>
          </w:pPr>
        </w:pPrChange>
      </w:pPr>
    </w:p>
    <w:p w14:paraId="4F2E9DFF" w14:textId="5647974D" w:rsidR="00332EC8" w:rsidRPr="006B43AA" w:rsidDel="007B4BE0" w:rsidRDefault="00332EC8" w:rsidP="00332EC8">
      <w:pPr>
        <w:spacing w:line="360" w:lineRule="auto"/>
        <w:outlineLvl w:val="1"/>
        <w:rPr>
          <w:del w:id="564" w:author="栾 锟" w:date="2021-05-05T21:48:00Z"/>
          <w:noProof/>
          <w:sz w:val="24"/>
          <w:rPrChange w:id="565" w:author="thinkpad" w:date="2021-05-05T00:39:00Z">
            <w:rPr>
              <w:del w:id="566" w:author="栾 锟" w:date="2021-05-05T21:48:00Z"/>
              <w:noProof/>
            </w:rPr>
          </w:rPrChange>
        </w:rPr>
      </w:pPr>
      <w:del w:id="567" w:author="栾 锟" w:date="2021-05-05T21:48:00Z">
        <w:r w:rsidRPr="006B43AA" w:rsidDel="007B4BE0">
          <w:rPr>
            <w:rFonts w:hint="eastAsia"/>
            <w:noProof/>
            <w:sz w:val="24"/>
            <w:rPrChange w:id="568" w:author="thinkpad" w:date="2021-05-05T00:39:00Z">
              <w:rPr>
                <w:rFonts w:hint="eastAsia"/>
                <w:noProof/>
              </w:rPr>
            </w:rPrChange>
          </w:rPr>
          <w:delText>关键代码：</w:delText>
        </w:r>
      </w:del>
    </w:p>
    <w:p w14:paraId="4A701BB9" w14:textId="656D48F0" w:rsidR="00332EC8" w:rsidRPr="006B43AA" w:rsidDel="007B4BE0" w:rsidRDefault="00332EC8" w:rsidP="00332EC8">
      <w:pPr>
        <w:spacing w:line="360" w:lineRule="auto"/>
        <w:outlineLvl w:val="1"/>
        <w:rPr>
          <w:del w:id="569" w:author="栾 锟" w:date="2021-05-05T21:48:00Z"/>
          <w:noProof/>
          <w:sz w:val="24"/>
          <w:rPrChange w:id="570" w:author="thinkpad" w:date="2021-05-05T00:39:00Z">
            <w:rPr>
              <w:del w:id="571" w:author="栾 锟" w:date="2021-05-05T21:48:00Z"/>
              <w:noProof/>
            </w:rPr>
          </w:rPrChange>
        </w:rPr>
      </w:pPr>
      <w:del w:id="572" w:author="栾 锟" w:date="2021-05-05T21:48:00Z">
        <w:r w:rsidRPr="006B43AA" w:rsidDel="007B4BE0">
          <w:rPr>
            <w:noProof/>
            <w:sz w:val="24"/>
            <w:rPrChange w:id="573" w:author="thinkpad" w:date="2021-05-05T00:39:00Z">
              <w:rPr>
                <w:noProof/>
              </w:rPr>
            </w:rPrChange>
          </w:rPr>
          <w:tab/>
        </w:r>
        <w:r w:rsidRPr="006B43AA" w:rsidDel="007B4BE0">
          <w:rPr>
            <w:rFonts w:hint="eastAsia"/>
            <w:noProof/>
            <w:sz w:val="24"/>
            <w:rPrChange w:id="574" w:author="thinkpad" w:date="2021-05-05T00:39:00Z">
              <w:rPr>
                <w:rFonts w:hint="eastAsia"/>
                <w:noProof/>
              </w:rPr>
            </w:rPrChange>
          </w:rPr>
          <w:delText>获取当前目录列表：</w:delText>
        </w:r>
      </w:del>
    </w:p>
    <w:p w14:paraId="49E47693" w14:textId="21776714" w:rsidR="00332EC8" w:rsidDel="007B4BE0" w:rsidRDefault="00332EC8" w:rsidP="00332EC8">
      <w:pPr>
        <w:spacing w:line="360" w:lineRule="auto"/>
        <w:outlineLvl w:val="1"/>
        <w:rPr>
          <w:del w:id="575" w:author="栾 锟" w:date="2021-05-05T21:48:00Z"/>
          <w:noProof/>
        </w:rPr>
      </w:pPr>
      <w:del w:id="576" w:author="栾 锟" w:date="2021-05-05T21:48:00Z">
        <w:r w:rsidDel="007B4BE0">
          <w:rPr>
            <w:rFonts w:hint="eastAsia"/>
            <w:noProof/>
          </w:rPr>
          <w:delText>async function getlist():Promise&lt;Array&lt;swipestr&gt;&gt;{//</w:delText>
        </w:r>
        <w:r w:rsidDel="007B4BE0">
          <w:rPr>
            <w:rFonts w:hint="eastAsia"/>
            <w:noProof/>
          </w:rPr>
          <w:delText>更新目录表</w:delText>
        </w:r>
      </w:del>
    </w:p>
    <w:p w14:paraId="5CA5D498" w14:textId="7CBA31F8" w:rsidR="00332EC8" w:rsidDel="007B4BE0" w:rsidRDefault="00332EC8" w:rsidP="00332EC8">
      <w:pPr>
        <w:spacing w:line="360" w:lineRule="auto"/>
        <w:outlineLvl w:val="1"/>
        <w:rPr>
          <w:del w:id="577" w:author="栾 锟" w:date="2021-05-05T21:48:00Z"/>
          <w:noProof/>
        </w:rPr>
      </w:pPr>
      <w:del w:id="578" w:author="栾 锟" w:date="2021-05-05T21:48:00Z">
        <w:r w:rsidDel="007B4BE0">
          <w:rPr>
            <w:noProof/>
          </w:rPr>
          <w:tab/>
        </w:r>
        <w:r w:rsidDel="007B4BE0">
          <w:rPr>
            <w:noProof/>
          </w:rPr>
          <w:tab/>
          <w:delText>var list:Array&lt;swipestr&gt; = new Array&lt;swipestr&gt;(0);</w:delText>
        </w:r>
      </w:del>
    </w:p>
    <w:p w14:paraId="60D9BA56" w14:textId="0E1BF0C8" w:rsidR="00332EC8" w:rsidDel="007B4BE0" w:rsidRDefault="00332EC8" w:rsidP="00332EC8">
      <w:pPr>
        <w:spacing w:line="360" w:lineRule="auto"/>
        <w:outlineLvl w:val="1"/>
        <w:rPr>
          <w:del w:id="579" w:author="栾 锟" w:date="2021-05-05T21:48:00Z"/>
          <w:noProof/>
        </w:rPr>
      </w:pPr>
      <w:del w:id="580" w:author="栾 锟" w:date="2021-05-05T21:48:00Z">
        <w:r w:rsidDel="007B4BE0">
          <w:rPr>
            <w:noProof/>
          </w:rPr>
          <w:tab/>
        </w:r>
        <w:r w:rsidDel="007B4BE0">
          <w:rPr>
            <w:noProof/>
          </w:rPr>
          <w:tab/>
          <w:delText>globaldata.data.fileempty = new emptyqueue(10);</w:delText>
        </w:r>
      </w:del>
    </w:p>
    <w:p w14:paraId="1BCE5D65" w14:textId="60F0DB88" w:rsidR="00332EC8" w:rsidDel="007B4BE0" w:rsidRDefault="00332EC8" w:rsidP="00332EC8">
      <w:pPr>
        <w:spacing w:line="360" w:lineRule="auto"/>
        <w:outlineLvl w:val="1"/>
        <w:rPr>
          <w:del w:id="581" w:author="栾 锟" w:date="2021-05-05T21:48:00Z"/>
          <w:noProof/>
        </w:rPr>
      </w:pPr>
      <w:del w:id="582" w:author="栾 锟" w:date="2021-05-05T21:48:00Z">
        <w:r w:rsidDel="007B4BE0">
          <w:rPr>
            <w:noProof/>
          </w:rPr>
          <w:tab/>
        </w:r>
        <w:r w:rsidDel="007B4BE0">
          <w:rPr>
            <w:noProof/>
          </w:rPr>
          <w:tab/>
          <w:delText>let s = await request("get","",false);</w:delText>
        </w:r>
      </w:del>
    </w:p>
    <w:p w14:paraId="56E1B199" w14:textId="3AA12E72" w:rsidR="00332EC8" w:rsidDel="007B4BE0" w:rsidRDefault="00332EC8" w:rsidP="00332EC8">
      <w:pPr>
        <w:spacing w:line="360" w:lineRule="auto"/>
        <w:outlineLvl w:val="1"/>
        <w:rPr>
          <w:del w:id="583" w:author="栾 锟" w:date="2021-05-05T21:48:00Z"/>
          <w:noProof/>
        </w:rPr>
      </w:pPr>
      <w:del w:id="584" w:author="栾 锟" w:date="2021-05-05T21:48:00Z">
        <w:r w:rsidDel="007B4BE0">
          <w:rPr>
            <w:noProof/>
          </w:rPr>
          <w:tab/>
        </w:r>
        <w:r w:rsidDel="007B4BE0">
          <w:rPr>
            <w:noProof/>
          </w:rPr>
          <w:tab/>
          <w:delText>return new Promise((resolve, reject) =&gt;{</w:delText>
        </w:r>
      </w:del>
    </w:p>
    <w:p w14:paraId="2B67267B" w14:textId="547F96A4" w:rsidR="00332EC8" w:rsidDel="007B4BE0" w:rsidRDefault="00332EC8" w:rsidP="00332EC8">
      <w:pPr>
        <w:spacing w:line="360" w:lineRule="auto"/>
        <w:outlineLvl w:val="1"/>
        <w:rPr>
          <w:del w:id="585" w:author="栾 锟" w:date="2021-05-05T21:48:00Z"/>
          <w:noProof/>
        </w:rPr>
      </w:pPr>
      <w:del w:id="586" w:author="栾 锟" w:date="2021-05-05T21:48:00Z">
        <w:r w:rsidDel="007B4BE0">
          <w:rPr>
            <w:noProof/>
          </w:rPr>
          <w:tab/>
        </w:r>
        <w:r w:rsidDel="007B4BE0">
          <w:rPr>
            <w:noProof/>
          </w:rPr>
          <w:tab/>
        </w:r>
        <w:r w:rsidDel="007B4BE0">
          <w:rPr>
            <w:noProof/>
          </w:rPr>
          <w:tab/>
          <w:delText xml:space="preserve"> var len = 0;</w:delText>
        </w:r>
      </w:del>
    </w:p>
    <w:p w14:paraId="2F3C05BD" w14:textId="3DC2F981" w:rsidR="00332EC8" w:rsidDel="007B4BE0" w:rsidRDefault="00332EC8" w:rsidP="00332EC8">
      <w:pPr>
        <w:spacing w:line="360" w:lineRule="auto"/>
        <w:outlineLvl w:val="1"/>
        <w:rPr>
          <w:del w:id="587" w:author="栾 锟" w:date="2021-05-05T21:48:00Z"/>
          <w:noProof/>
        </w:rPr>
      </w:pPr>
      <w:del w:id="588" w:author="栾 锟" w:date="2021-05-05T21:48:00Z">
        <w:r w:rsidDel="007B4BE0">
          <w:rPr>
            <w:noProof/>
          </w:rPr>
          <w:tab/>
        </w:r>
        <w:r w:rsidDel="007B4BE0">
          <w:rPr>
            <w:noProof/>
          </w:rPr>
          <w:tab/>
        </w:r>
        <w:r w:rsidDel="007B4BE0">
          <w:rPr>
            <w:noProof/>
          </w:rPr>
          <w:tab/>
          <w:delText xml:space="preserve"> var l:Array&lt;string&gt; = s.split("\n");</w:delText>
        </w:r>
      </w:del>
    </w:p>
    <w:p w14:paraId="2CB50152" w14:textId="7BEAA13A" w:rsidR="00332EC8" w:rsidDel="007B4BE0" w:rsidRDefault="00332EC8" w:rsidP="00332EC8">
      <w:pPr>
        <w:spacing w:line="360" w:lineRule="auto"/>
        <w:outlineLvl w:val="1"/>
        <w:rPr>
          <w:del w:id="589" w:author="栾 锟" w:date="2021-05-05T21:48:00Z"/>
          <w:noProof/>
        </w:rPr>
      </w:pPr>
      <w:del w:id="590" w:author="栾 锟" w:date="2021-05-05T21:48:00Z">
        <w:r w:rsidDel="007B4BE0">
          <w:rPr>
            <w:noProof/>
          </w:rPr>
          <w:tab/>
        </w:r>
        <w:r w:rsidDel="007B4BE0">
          <w:rPr>
            <w:noProof/>
          </w:rPr>
          <w:tab/>
        </w:r>
        <w:r w:rsidDel="007B4BE0">
          <w:rPr>
            <w:noProof/>
          </w:rPr>
          <w:tab/>
          <w:delText xml:space="preserve"> console.log(l,"yes");</w:delText>
        </w:r>
      </w:del>
    </w:p>
    <w:p w14:paraId="37008294" w14:textId="73382654" w:rsidR="00332EC8" w:rsidDel="007B4BE0" w:rsidRDefault="00332EC8" w:rsidP="00332EC8">
      <w:pPr>
        <w:spacing w:line="360" w:lineRule="auto"/>
        <w:outlineLvl w:val="1"/>
        <w:rPr>
          <w:del w:id="591" w:author="栾 锟" w:date="2021-05-05T21:48:00Z"/>
          <w:noProof/>
        </w:rPr>
      </w:pPr>
      <w:del w:id="592" w:author="栾 锟" w:date="2021-05-05T21:48:00Z">
        <w:r w:rsidDel="007B4BE0">
          <w:rPr>
            <w:noProof/>
          </w:rPr>
          <w:tab/>
        </w:r>
        <w:r w:rsidDel="007B4BE0">
          <w:rPr>
            <w:noProof/>
          </w:rPr>
          <w:tab/>
        </w:r>
        <w:r w:rsidDel="007B4BE0">
          <w:rPr>
            <w:noProof/>
          </w:rPr>
          <w:tab/>
          <w:delText xml:space="preserve"> for(var i:number = 0;i&lt;l.length-1;i++){</w:delText>
        </w:r>
      </w:del>
    </w:p>
    <w:p w14:paraId="299E2ECD" w14:textId="4C2352E2" w:rsidR="00332EC8" w:rsidDel="007B4BE0" w:rsidRDefault="00332EC8" w:rsidP="00332EC8">
      <w:pPr>
        <w:spacing w:line="360" w:lineRule="auto"/>
        <w:outlineLvl w:val="1"/>
        <w:rPr>
          <w:del w:id="593" w:author="栾 锟" w:date="2021-05-05T21:48:00Z"/>
          <w:noProof/>
        </w:rPr>
      </w:pPr>
      <w:del w:id="594" w:author="栾 锟" w:date="2021-05-05T21:48:00Z">
        <w:r w:rsidDel="007B4BE0">
          <w:rPr>
            <w:noProof/>
          </w:rPr>
          <w:tab/>
        </w:r>
        <w:r w:rsidDel="007B4BE0">
          <w:rPr>
            <w:noProof/>
          </w:rPr>
          <w:tab/>
        </w:r>
        <w:r w:rsidDel="007B4BE0">
          <w:rPr>
            <w:noProof/>
          </w:rPr>
          <w:tab/>
          <w:delText xml:space="preserve"> </w:delText>
        </w:r>
        <w:r w:rsidDel="007B4BE0">
          <w:rPr>
            <w:noProof/>
          </w:rPr>
          <w:tab/>
        </w:r>
        <w:r w:rsidDel="007B4BE0">
          <w:rPr>
            <w:noProof/>
          </w:rPr>
          <w:tab/>
          <w:delText>list.push(new swipestr(l[i],globaldata.data.fileempty.dequeue(),l[i].indexOf(".cpp")&gt;-1?true:false));</w:delText>
        </w:r>
      </w:del>
    </w:p>
    <w:p w14:paraId="34762971" w14:textId="76CEE73B" w:rsidR="00332EC8" w:rsidDel="007B4BE0" w:rsidRDefault="00332EC8" w:rsidP="00332EC8">
      <w:pPr>
        <w:spacing w:line="360" w:lineRule="auto"/>
        <w:outlineLvl w:val="1"/>
        <w:rPr>
          <w:del w:id="595" w:author="栾 锟" w:date="2021-05-05T21:48:00Z"/>
          <w:noProof/>
        </w:rPr>
      </w:pPr>
      <w:del w:id="596" w:author="栾 锟" w:date="2021-05-05T21:48:00Z">
        <w:r w:rsidDel="007B4BE0">
          <w:rPr>
            <w:noProof/>
          </w:rPr>
          <w:tab/>
        </w:r>
        <w:r w:rsidDel="007B4BE0">
          <w:rPr>
            <w:noProof/>
          </w:rPr>
          <w:tab/>
        </w:r>
        <w:r w:rsidDel="007B4BE0">
          <w:rPr>
            <w:noProof/>
          </w:rPr>
          <w:tab/>
        </w:r>
        <w:r w:rsidDel="007B4BE0">
          <w:rPr>
            <w:noProof/>
          </w:rPr>
          <w:tab/>
        </w:r>
        <w:r w:rsidDel="007B4BE0">
          <w:rPr>
            <w:noProof/>
          </w:rPr>
          <w:tab/>
          <w:delText>//console.log(l[i].index(),"no");</w:delText>
        </w:r>
      </w:del>
    </w:p>
    <w:p w14:paraId="3420AC05" w14:textId="7A89CCD3" w:rsidR="00332EC8" w:rsidDel="007B4BE0" w:rsidRDefault="00332EC8" w:rsidP="00332EC8">
      <w:pPr>
        <w:spacing w:line="360" w:lineRule="auto"/>
        <w:outlineLvl w:val="1"/>
        <w:rPr>
          <w:del w:id="597" w:author="栾 锟" w:date="2021-05-05T21:48:00Z"/>
          <w:noProof/>
        </w:rPr>
      </w:pPr>
      <w:del w:id="598" w:author="栾 锟" w:date="2021-05-05T21:48:00Z">
        <w:r w:rsidDel="007B4BE0">
          <w:rPr>
            <w:noProof/>
          </w:rPr>
          <w:tab/>
        </w:r>
        <w:r w:rsidDel="007B4BE0">
          <w:rPr>
            <w:noProof/>
          </w:rPr>
          <w:tab/>
        </w:r>
        <w:r w:rsidDel="007B4BE0">
          <w:rPr>
            <w:noProof/>
          </w:rPr>
          <w:tab/>
        </w:r>
        <w:r w:rsidDel="007B4BE0">
          <w:rPr>
            <w:noProof/>
          </w:rPr>
          <w:tab/>
        </w:r>
        <w:r w:rsidDel="007B4BE0">
          <w:rPr>
            <w:noProof/>
          </w:rPr>
          <w:tab/>
          <w:delText xml:space="preserve"> //list.push(new swipestr(l[i],i,l[i].indexof(".cpp")&gt;-1?true:false));</w:delText>
        </w:r>
      </w:del>
    </w:p>
    <w:p w14:paraId="6473F8BB" w14:textId="1383BE4E" w:rsidR="00332EC8" w:rsidDel="007B4BE0" w:rsidRDefault="00332EC8" w:rsidP="00332EC8">
      <w:pPr>
        <w:spacing w:line="360" w:lineRule="auto"/>
        <w:outlineLvl w:val="1"/>
        <w:rPr>
          <w:del w:id="599" w:author="栾 锟" w:date="2021-05-05T21:48:00Z"/>
          <w:noProof/>
        </w:rPr>
      </w:pPr>
      <w:del w:id="600" w:author="栾 锟" w:date="2021-05-05T21:48:00Z">
        <w:r w:rsidDel="007B4BE0">
          <w:rPr>
            <w:noProof/>
          </w:rPr>
          <w:tab/>
        </w:r>
        <w:r w:rsidDel="007B4BE0">
          <w:rPr>
            <w:noProof/>
          </w:rPr>
          <w:tab/>
        </w:r>
        <w:r w:rsidDel="007B4BE0">
          <w:rPr>
            <w:noProof/>
          </w:rPr>
          <w:tab/>
        </w:r>
        <w:r w:rsidDel="007B4BE0">
          <w:rPr>
            <w:noProof/>
          </w:rPr>
          <w:tab/>
        </w:r>
        <w:r w:rsidDel="007B4BE0">
          <w:rPr>
            <w:noProof/>
          </w:rPr>
          <w:tab/>
          <w:delText xml:space="preserve"> //console.log(list[i].data);</w:delText>
        </w:r>
      </w:del>
    </w:p>
    <w:p w14:paraId="501A119F" w14:textId="40286F5B" w:rsidR="00332EC8" w:rsidDel="007B4BE0" w:rsidRDefault="00332EC8" w:rsidP="00332EC8">
      <w:pPr>
        <w:spacing w:line="360" w:lineRule="auto"/>
        <w:outlineLvl w:val="1"/>
        <w:rPr>
          <w:del w:id="601" w:author="栾 锟" w:date="2021-05-05T21:48:00Z"/>
          <w:noProof/>
        </w:rPr>
      </w:pPr>
      <w:del w:id="602" w:author="栾 锟" w:date="2021-05-05T21:48:00Z">
        <w:r w:rsidDel="007B4BE0">
          <w:rPr>
            <w:noProof/>
          </w:rPr>
          <w:tab/>
        </w:r>
        <w:r w:rsidDel="007B4BE0">
          <w:rPr>
            <w:noProof/>
          </w:rPr>
          <w:tab/>
        </w:r>
        <w:r w:rsidDel="007B4BE0">
          <w:rPr>
            <w:noProof/>
          </w:rPr>
          <w:tab/>
          <w:delText>}</w:delText>
        </w:r>
      </w:del>
    </w:p>
    <w:p w14:paraId="1322EBFD" w14:textId="6A44D8A9" w:rsidR="00332EC8" w:rsidDel="007B4BE0" w:rsidRDefault="00332EC8" w:rsidP="00332EC8">
      <w:pPr>
        <w:spacing w:line="360" w:lineRule="auto"/>
        <w:outlineLvl w:val="1"/>
        <w:rPr>
          <w:del w:id="603" w:author="栾 锟" w:date="2021-05-05T21:48:00Z"/>
          <w:noProof/>
        </w:rPr>
      </w:pPr>
      <w:del w:id="604" w:author="栾 锟" w:date="2021-05-05T21:48:00Z">
        <w:r w:rsidDel="007B4BE0">
          <w:rPr>
            <w:noProof/>
          </w:rPr>
          <w:tab/>
        </w:r>
        <w:r w:rsidDel="007B4BE0">
          <w:rPr>
            <w:noProof/>
          </w:rPr>
          <w:tab/>
        </w:r>
        <w:r w:rsidDel="007B4BE0">
          <w:rPr>
            <w:noProof/>
          </w:rPr>
          <w:tab/>
          <w:delText xml:space="preserve"> resolve(list);</w:delText>
        </w:r>
      </w:del>
    </w:p>
    <w:p w14:paraId="3DC3F99D" w14:textId="6E38CD18" w:rsidR="00332EC8" w:rsidDel="007B4BE0" w:rsidRDefault="00332EC8" w:rsidP="00332EC8">
      <w:pPr>
        <w:spacing w:line="360" w:lineRule="auto"/>
        <w:outlineLvl w:val="1"/>
        <w:rPr>
          <w:del w:id="605" w:author="栾 锟" w:date="2021-05-05T21:48:00Z"/>
          <w:noProof/>
        </w:rPr>
      </w:pPr>
      <w:del w:id="606" w:author="栾 锟" w:date="2021-05-05T21:48:00Z">
        <w:r w:rsidDel="007B4BE0">
          <w:rPr>
            <w:noProof/>
          </w:rPr>
          <w:tab/>
        </w:r>
        <w:r w:rsidDel="007B4BE0">
          <w:rPr>
            <w:noProof/>
          </w:rPr>
          <w:tab/>
          <w:delText>}).catch((e)=&gt;{});</w:delText>
        </w:r>
      </w:del>
    </w:p>
    <w:p w14:paraId="224BD86D" w14:textId="1420FBAC" w:rsidR="00332EC8" w:rsidDel="007B4BE0" w:rsidRDefault="00332EC8" w:rsidP="00332EC8">
      <w:pPr>
        <w:spacing w:line="360" w:lineRule="auto"/>
        <w:outlineLvl w:val="1"/>
        <w:rPr>
          <w:del w:id="607" w:author="栾 锟" w:date="2021-05-05T21:48:00Z"/>
          <w:noProof/>
        </w:rPr>
      </w:pPr>
      <w:del w:id="608" w:author="栾 锟" w:date="2021-05-05T21:48:00Z">
        <w:r w:rsidDel="007B4BE0">
          <w:rPr>
            <w:noProof/>
          </w:rPr>
          <w:tab/>
          <w:delText>};</w:delText>
        </w:r>
      </w:del>
    </w:p>
    <w:p w14:paraId="57BFEA08" w14:textId="1DFBE5BD" w:rsidR="00332EC8" w:rsidRDefault="00332EC8" w:rsidP="00332EC8">
      <w:pPr>
        <w:spacing w:line="360" w:lineRule="auto"/>
        <w:outlineLvl w:val="1"/>
        <w:rPr>
          <w:rFonts w:ascii="宋体" w:hAnsi="宋体" w:cs="宋体"/>
          <w:sz w:val="24"/>
          <w:szCs w:val="24"/>
        </w:rPr>
      </w:pPr>
      <w:r>
        <w:rPr>
          <w:rFonts w:ascii="黑体" w:eastAsia="黑体" w:hAnsi="黑体" w:cs="黑体" w:hint="eastAsia"/>
          <w:sz w:val="28"/>
          <w:szCs w:val="32"/>
        </w:rPr>
        <w:t>5.5 编辑页面实现</w:t>
      </w:r>
    </w:p>
    <w:p w14:paraId="70D7074D" w14:textId="0C0AECAE" w:rsidR="00332EC8" w:rsidRDefault="00332EC8" w:rsidP="00332EC8">
      <w:pPr>
        <w:spacing w:line="360" w:lineRule="auto"/>
        <w:ind w:firstLineChars="200" w:firstLine="480"/>
        <w:jc w:val="left"/>
        <w:rPr>
          <w:sz w:val="24"/>
          <w:szCs w:val="28"/>
        </w:rPr>
      </w:pPr>
      <w:r>
        <w:rPr>
          <w:rFonts w:hint="eastAsia"/>
          <w:sz w:val="24"/>
          <w:szCs w:val="28"/>
        </w:rPr>
        <w:t>该页面通过</w:t>
      </w:r>
      <w:r w:rsidR="004B7E52">
        <w:rPr>
          <w:rFonts w:hint="eastAsia"/>
          <w:sz w:val="24"/>
          <w:szCs w:val="28"/>
        </w:rPr>
        <w:t>输入框来实现代码的输入分别有返回、</w:t>
      </w:r>
      <w:r w:rsidR="004B7E52">
        <w:rPr>
          <w:rFonts w:hint="eastAsia"/>
          <w:sz w:val="24"/>
          <w:szCs w:val="28"/>
        </w:rPr>
        <w:t>run</w:t>
      </w:r>
      <w:r w:rsidR="004B7E52">
        <w:rPr>
          <w:rFonts w:hint="eastAsia"/>
          <w:sz w:val="24"/>
          <w:szCs w:val="28"/>
        </w:rPr>
        <w:t>、报错、控制台等四个按钮</w:t>
      </w:r>
      <w:ins w:id="609" w:author="thinkpad" w:date="2021-05-05T00:39:00Z">
        <w:r w:rsidR="006B43AA">
          <w:rPr>
            <w:rFonts w:hint="eastAsia"/>
            <w:sz w:val="24"/>
            <w:szCs w:val="28"/>
          </w:rPr>
          <w:t>。</w:t>
        </w:r>
      </w:ins>
    </w:p>
    <w:p w14:paraId="6066DD57" w14:textId="2977F2F1" w:rsidR="004B7E52" w:rsidRDefault="006B43AA" w:rsidP="00332EC8">
      <w:pPr>
        <w:spacing w:line="360" w:lineRule="auto"/>
        <w:ind w:firstLineChars="200" w:firstLine="480"/>
        <w:jc w:val="left"/>
        <w:rPr>
          <w:sz w:val="24"/>
          <w:szCs w:val="28"/>
        </w:rPr>
      </w:pPr>
      <w:ins w:id="610" w:author="thinkpad" w:date="2021-05-05T00:39:00Z">
        <w:r>
          <w:rPr>
            <w:rFonts w:hint="eastAsia"/>
            <w:sz w:val="24"/>
            <w:szCs w:val="28"/>
          </w:rPr>
          <w:t>（</w:t>
        </w:r>
        <w:r>
          <w:rPr>
            <w:rFonts w:hint="eastAsia"/>
            <w:sz w:val="24"/>
            <w:szCs w:val="28"/>
          </w:rPr>
          <w:t>1</w:t>
        </w:r>
        <w:r>
          <w:rPr>
            <w:rFonts w:hint="eastAsia"/>
            <w:sz w:val="24"/>
            <w:szCs w:val="28"/>
          </w:rPr>
          <w:t>）</w:t>
        </w:r>
      </w:ins>
      <w:r w:rsidR="004B7E52">
        <w:rPr>
          <w:rFonts w:hint="eastAsia"/>
          <w:sz w:val="24"/>
          <w:szCs w:val="28"/>
        </w:rPr>
        <w:t>返回：</w:t>
      </w:r>
      <w:ins w:id="611" w:author="Administrator" w:date="2021-05-05T17:53:00Z">
        <w:r w:rsidR="008E3495">
          <w:rPr>
            <w:rFonts w:hint="eastAsia"/>
            <w:sz w:val="24"/>
            <w:szCs w:val="28"/>
          </w:rPr>
          <w:t>通过</w:t>
        </w:r>
        <w:r w:rsidR="00107532">
          <w:rPr>
            <w:rFonts w:hint="eastAsia"/>
            <w:sz w:val="24"/>
            <w:szCs w:val="28"/>
          </w:rPr>
          <w:t>route</w:t>
        </w:r>
        <w:r w:rsidR="00107532">
          <w:rPr>
            <w:rFonts w:hint="eastAsia"/>
            <w:sz w:val="24"/>
            <w:szCs w:val="28"/>
          </w:rPr>
          <w:t>路由跳转来实现</w:t>
        </w:r>
      </w:ins>
      <w:r w:rsidR="004B7E52">
        <w:rPr>
          <w:rFonts w:hint="eastAsia"/>
          <w:sz w:val="24"/>
          <w:szCs w:val="28"/>
        </w:rPr>
        <w:t>返回</w:t>
      </w:r>
      <w:ins w:id="612" w:author="Administrator" w:date="2021-05-05T17:53:00Z">
        <w:r w:rsidR="00107532">
          <w:rPr>
            <w:rFonts w:hint="eastAsia"/>
            <w:sz w:val="24"/>
            <w:szCs w:val="28"/>
          </w:rPr>
          <w:t>到</w:t>
        </w:r>
      </w:ins>
      <w:r w:rsidR="004B7E52">
        <w:rPr>
          <w:rFonts w:hint="eastAsia"/>
          <w:sz w:val="24"/>
          <w:szCs w:val="28"/>
        </w:rPr>
        <w:t>目录页面</w:t>
      </w:r>
      <w:ins w:id="613" w:author="thinkpad" w:date="2021-05-05T00:40:00Z">
        <w:r>
          <w:rPr>
            <w:rFonts w:hint="eastAsia"/>
            <w:sz w:val="24"/>
            <w:szCs w:val="28"/>
          </w:rPr>
          <w:t>；</w:t>
        </w:r>
      </w:ins>
    </w:p>
    <w:p w14:paraId="495642C2" w14:textId="122B22A4" w:rsidR="004B7E52" w:rsidRDefault="006B43AA" w:rsidP="00332EC8">
      <w:pPr>
        <w:spacing w:line="360" w:lineRule="auto"/>
        <w:ind w:firstLineChars="200" w:firstLine="480"/>
        <w:jc w:val="left"/>
        <w:rPr>
          <w:ins w:id="614" w:author="栾 锟" w:date="2021-05-05T21:54:00Z"/>
          <w:sz w:val="24"/>
          <w:szCs w:val="28"/>
        </w:rPr>
      </w:pPr>
      <w:ins w:id="615" w:author="thinkpad" w:date="2021-05-05T00:39:00Z">
        <w:r>
          <w:rPr>
            <w:rFonts w:hint="eastAsia"/>
            <w:sz w:val="24"/>
            <w:szCs w:val="28"/>
          </w:rPr>
          <w:t>（</w:t>
        </w:r>
        <w:r>
          <w:rPr>
            <w:rFonts w:hint="eastAsia"/>
            <w:sz w:val="24"/>
            <w:szCs w:val="28"/>
          </w:rPr>
          <w:t>2</w:t>
        </w:r>
        <w:r>
          <w:rPr>
            <w:rFonts w:hint="eastAsia"/>
            <w:sz w:val="24"/>
            <w:szCs w:val="28"/>
          </w:rPr>
          <w:t>）</w:t>
        </w:r>
      </w:ins>
      <w:r w:rsidR="004B7E52">
        <w:rPr>
          <w:sz w:val="24"/>
          <w:szCs w:val="28"/>
        </w:rPr>
        <w:t>R</w:t>
      </w:r>
      <w:r w:rsidR="004B7E52">
        <w:rPr>
          <w:rFonts w:hint="eastAsia"/>
          <w:sz w:val="24"/>
          <w:szCs w:val="28"/>
        </w:rPr>
        <w:t>un</w:t>
      </w:r>
      <w:r w:rsidR="004B7E52">
        <w:rPr>
          <w:sz w:val="24"/>
          <w:szCs w:val="28"/>
        </w:rPr>
        <w:t>:</w:t>
      </w:r>
      <w:r w:rsidR="004B7E52">
        <w:rPr>
          <w:rFonts w:hint="eastAsia"/>
          <w:sz w:val="24"/>
          <w:szCs w:val="28"/>
        </w:rPr>
        <w:t>提交代码到服务器进行编译并生成源文件</w:t>
      </w:r>
      <w:ins w:id="616" w:author="thinkpad" w:date="2021-05-05T00:40:00Z">
        <w:r>
          <w:rPr>
            <w:rFonts w:hint="eastAsia"/>
            <w:sz w:val="24"/>
            <w:szCs w:val="28"/>
          </w:rPr>
          <w:t>；</w:t>
        </w:r>
      </w:ins>
    </w:p>
    <w:p w14:paraId="1BDCBBA8" w14:textId="42C9B10B" w:rsidR="00F92415" w:rsidRDefault="00F92415" w:rsidP="00332EC8">
      <w:pPr>
        <w:spacing w:line="360" w:lineRule="auto"/>
        <w:ind w:firstLineChars="200" w:firstLine="480"/>
        <w:jc w:val="left"/>
        <w:rPr>
          <w:ins w:id="617" w:author="栾 锟" w:date="2021-05-05T21:56:00Z"/>
          <w:sz w:val="24"/>
          <w:szCs w:val="28"/>
        </w:rPr>
      </w:pPr>
      <w:ins w:id="618" w:author="栾 锟" w:date="2021-05-05T21:55:00Z">
        <w:r>
          <w:rPr>
            <w:rFonts w:hint="eastAsia"/>
            <w:sz w:val="24"/>
            <w:szCs w:val="28"/>
          </w:rPr>
          <w:t>前端负责将当前界面的代码拼接成字符串</w:t>
        </w:r>
      </w:ins>
      <w:ins w:id="619" w:author="栾 锟" w:date="2021-05-05T21:56:00Z">
        <w:r>
          <w:rPr>
            <w:rFonts w:hint="eastAsia"/>
            <w:sz w:val="24"/>
            <w:szCs w:val="28"/>
          </w:rPr>
          <w:t>，并将代码发送到服务器进行编译</w:t>
        </w:r>
      </w:ins>
    </w:p>
    <w:p w14:paraId="4E99BBAD" w14:textId="14964F9E" w:rsidR="00F92415" w:rsidRDefault="00F92415" w:rsidP="00332EC8">
      <w:pPr>
        <w:spacing w:line="360" w:lineRule="auto"/>
        <w:ind w:firstLineChars="200" w:firstLine="480"/>
        <w:jc w:val="left"/>
        <w:rPr>
          <w:ins w:id="620" w:author="栾 锟" w:date="2021-05-05T21:59:00Z"/>
          <w:sz w:val="24"/>
          <w:szCs w:val="28"/>
        </w:rPr>
      </w:pPr>
      <w:ins w:id="621" w:author="栾 锟" w:date="2021-05-05T21:56:00Z">
        <w:r>
          <w:rPr>
            <w:rFonts w:hint="eastAsia"/>
            <w:sz w:val="24"/>
            <w:szCs w:val="28"/>
          </w:rPr>
          <w:t>服务器</w:t>
        </w:r>
        <w:proofErr w:type="gramStart"/>
        <w:r>
          <w:rPr>
            <w:rFonts w:hint="eastAsia"/>
            <w:sz w:val="24"/>
            <w:szCs w:val="28"/>
          </w:rPr>
          <w:t>端负责</w:t>
        </w:r>
        <w:proofErr w:type="gramEnd"/>
        <w:r>
          <w:rPr>
            <w:rFonts w:hint="eastAsia"/>
            <w:sz w:val="24"/>
            <w:szCs w:val="28"/>
          </w:rPr>
          <w:t>将文件先写入到</w:t>
        </w:r>
      </w:ins>
      <w:ins w:id="622" w:author="栾 锟" w:date="2021-05-05T21:57:00Z">
        <w:r>
          <w:rPr>
            <w:rFonts w:hint="eastAsia"/>
            <w:sz w:val="24"/>
            <w:szCs w:val="28"/>
          </w:rPr>
          <w:t>用户目录中，之后调用</w:t>
        </w:r>
        <w:r>
          <w:rPr>
            <w:rFonts w:hint="eastAsia"/>
            <w:sz w:val="24"/>
            <w:szCs w:val="28"/>
          </w:rPr>
          <w:t>g++</w:t>
        </w:r>
        <w:r>
          <w:rPr>
            <w:rFonts w:hint="eastAsia"/>
            <w:sz w:val="24"/>
            <w:szCs w:val="28"/>
          </w:rPr>
          <w:t>编译器进行编译并把源程序生成到文件名为用户密码的文件夹中</w:t>
        </w:r>
      </w:ins>
      <w:ins w:id="623" w:author="栾 锟" w:date="2021-05-05T21:58:00Z">
        <w:r>
          <w:rPr>
            <w:rFonts w:hint="eastAsia"/>
            <w:sz w:val="24"/>
            <w:szCs w:val="28"/>
          </w:rPr>
          <w:t>，并返回报</w:t>
        </w:r>
        <w:proofErr w:type="gramStart"/>
        <w:r>
          <w:rPr>
            <w:rFonts w:hint="eastAsia"/>
            <w:sz w:val="24"/>
            <w:szCs w:val="28"/>
          </w:rPr>
          <w:t>错信息</w:t>
        </w:r>
        <w:proofErr w:type="gramEnd"/>
        <w:r>
          <w:rPr>
            <w:rFonts w:hint="eastAsia"/>
            <w:sz w:val="24"/>
            <w:szCs w:val="28"/>
          </w:rPr>
          <w:t>到全局变量中存储</w:t>
        </w:r>
      </w:ins>
      <w:ins w:id="624" w:author="栾 锟" w:date="2021-05-05T21:59:00Z">
        <w:r>
          <w:rPr>
            <w:rFonts w:hint="eastAsia"/>
            <w:sz w:val="24"/>
            <w:szCs w:val="28"/>
          </w:rPr>
          <w:t>。</w:t>
        </w:r>
      </w:ins>
    </w:p>
    <w:p w14:paraId="316BF4B9" w14:textId="1DDD909D" w:rsidR="00F92415" w:rsidRPr="00F92415" w:rsidRDefault="00F92415" w:rsidP="00F92415">
      <w:pPr>
        <w:spacing w:line="360" w:lineRule="auto"/>
        <w:ind w:firstLineChars="200" w:firstLine="480"/>
        <w:jc w:val="left"/>
        <w:rPr>
          <w:ins w:id="625" w:author="栾 锟" w:date="2021-05-05T21:59:00Z"/>
          <w:rFonts w:hint="eastAsia"/>
          <w:sz w:val="24"/>
          <w:szCs w:val="28"/>
        </w:rPr>
      </w:pPr>
      <w:ins w:id="626" w:author="栾 锟" w:date="2021-05-05T21:59:00Z">
        <w:r w:rsidRPr="00F92415">
          <w:rPr>
            <w:sz w:val="24"/>
            <w:szCs w:val="28"/>
          </w:rPr>
          <w:lastRenderedPageBreak/>
          <w:t xml:space="preserve">function </w:t>
        </w:r>
        <w:proofErr w:type="spellStart"/>
        <w:r w:rsidRPr="00F92415">
          <w:rPr>
            <w:sz w:val="24"/>
            <w:szCs w:val="28"/>
          </w:rPr>
          <w:t>getcodelist</w:t>
        </w:r>
        <w:proofErr w:type="spellEnd"/>
        <w:r w:rsidRPr="00F92415">
          <w:rPr>
            <w:sz w:val="24"/>
            <w:szCs w:val="28"/>
          </w:rPr>
          <w:t>(</w:t>
        </w:r>
        <w:proofErr w:type="spellStart"/>
        <w:r w:rsidRPr="00F92415">
          <w:rPr>
            <w:sz w:val="24"/>
            <w:szCs w:val="28"/>
          </w:rPr>
          <w:t>list:Array</w:t>
        </w:r>
        <w:proofErr w:type="spellEnd"/>
        <w:r w:rsidRPr="00F92415">
          <w:rPr>
            <w:sz w:val="24"/>
            <w:szCs w:val="28"/>
          </w:rPr>
          <w:t>&lt;</w:t>
        </w:r>
        <w:proofErr w:type="spellStart"/>
        <w:r w:rsidRPr="00F92415">
          <w:rPr>
            <w:sz w:val="24"/>
            <w:szCs w:val="28"/>
          </w:rPr>
          <w:t>codelist</w:t>
        </w:r>
        <w:proofErr w:type="spellEnd"/>
        <w:r w:rsidRPr="00F92415">
          <w:rPr>
            <w:sz w:val="24"/>
            <w:szCs w:val="28"/>
          </w:rPr>
          <w:t>&gt;):string{</w:t>
        </w:r>
        <w:r>
          <w:rPr>
            <w:rFonts w:hint="eastAsia"/>
            <w:sz w:val="24"/>
            <w:szCs w:val="28"/>
          </w:rPr>
          <w:t>/</w:t>
        </w:r>
        <w:r>
          <w:rPr>
            <w:sz w:val="24"/>
            <w:szCs w:val="28"/>
          </w:rPr>
          <w:t>/</w:t>
        </w:r>
        <w:r>
          <w:rPr>
            <w:rFonts w:hint="eastAsia"/>
            <w:sz w:val="24"/>
            <w:szCs w:val="28"/>
          </w:rPr>
          <w:t>代码拼接</w:t>
        </w:r>
      </w:ins>
    </w:p>
    <w:p w14:paraId="15983866" w14:textId="77777777" w:rsidR="00F92415" w:rsidRPr="00F92415" w:rsidRDefault="00F92415" w:rsidP="00F92415">
      <w:pPr>
        <w:spacing w:line="360" w:lineRule="auto"/>
        <w:ind w:firstLineChars="200" w:firstLine="480"/>
        <w:jc w:val="left"/>
        <w:rPr>
          <w:ins w:id="627" w:author="栾 锟" w:date="2021-05-05T21:59:00Z"/>
          <w:sz w:val="24"/>
          <w:szCs w:val="28"/>
        </w:rPr>
      </w:pPr>
      <w:ins w:id="628" w:author="栾 锟" w:date="2021-05-05T21:59:00Z">
        <w:r w:rsidRPr="00F92415">
          <w:rPr>
            <w:sz w:val="24"/>
            <w:szCs w:val="28"/>
          </w:rPr>
          <w:tab/>
        </w:r>
        <w:r w:rsidRPr="00F92415">
          <w:rPr>
            <w:sz w:val="24"/>
            <w:szCs w:val="28"/>
          </w:rPr>
          <w:tab/>
        </w:r>
        <w:r w:rsidRPr="00F92415">
          <w:rPr>
            <w:sz w:val="24"/>
            <w:szCs w:val="28"/>
          </w:rPr>
          <w:tab/>
          <w:t xml:space="preserve">var </w:t>
        </w:r>
        <w:proofErr w:type="spellStart"/>
        <w:r w:rsidRPr="00F92415">
          <w:rPr>
            <w:sz w:val="24"/>
            <w:szCs w:val="28"/>
          </w:rPr>
          <w:t>len</w:t>
        </w:r>
        <w:proofErr w:type="spellEnd"/>
        <w:r w:rsidRPr="00F92415">
          <w:rPr>
            <w:sz w:val="24"/>
            <w:szCs w:val="28"/>
          </w:rPr>
          <w:t xml:space="preserve"> = </w:t>
        </w:r>
        <w:proofErr w:type="spellStart"/>
        <w:proofErr w:type="gramStart"/>
        <w:r w:rsidRPr="00F92415">
          <w:rPr>
            <w:sz w:val="24"/>
            <w:szCs w:val="28"/>
          </w:rPr>
          <w:t>list.length</w:t>
        </w:r>
        <w:proofErr w:type="spellEnd"/>
        <w:proofErr w:type="gramEnd"/>
        <w:r w:rsidRPr="00F92415">
          <w:rPr>
            <w:sz w:val="24"/>
            <w:szCs w:val="28"/>
          </w:rPr>
          <w:t>;</w:t>
        </w:r>
      </w:ins>
    </w:p>
    <w:p w14:paraId="0BB856B5" w14:textId="77777777" w:rsidR="00F92415" w:rsidRPr="00F92415" w:rsidRDefault="00F92415" w:rsidP="00F92415">
      <w:pPr>
        <w:spacing w:line="360" w:lineRule="auto"/>
        <w:ind w:firstLineChars="200" w:firstLine="480"/>
        <w:jc w:val="left"/>
        <w:rPr>
          <w:ins w:id="629" w:author="栾 锟" w:date="2021-05-05T21:59:00Z"/>
          <w:sz w:val="24"/>
          <w:szCs w:val="28"/>
        </w:rPr>
      </w:pPr>
      <w:ins w:id="630" w:author="栾 锟" w:date="2021-05-05T21:59:00Z">
        <w:r w:rsidRPr="00F92415">
          <w:rPr>
            <w:sz w:val="24"/>
            <w:szCs w:val="28"/>
          </w:rPr>
          <w:tab/>
        </w:r>
        <w:r w:rsidRPr="00F92415">
          <w:rPr>
            <w:sz w:val="24"/>
            <w:szCs w:val="28"/>
          </w:rPr>
          <w:tab/>
        </w:r>
        <w:r w:rsidRPr="00F92415">
          <w:rPr>
            <w:sz w:val="24"/>
            <w:szCs w:val="28"/>
          </w:rPr>
          <w:tab/>
          <w:t xml:space="preserve">var </w:t>
        </w:r>
        <w:proofErr w:type="gramStart"/>
        <w:r w:rsidRPr="00F92415">
          <w:rPr>
            <w:sz w:val="24"/>
            <w:szCs w:val="28"/>
          </w:rPr>
          <w:t>s:string</w:t>
        </w:r>
        <w:proofErr w:type="gramEnd"/>
        <w:r w:rsidRPr="00F92415">
          <w:rPr>
            <w:sz w:val="24"/>
            <w:szCs w:val="28"/>
          </w:rPr>
          <w:t>="";</w:t>
        </w:r>
      </w:ins>
    </w:p>
    <w:p w14:paraId="39E31354" w14:textId="77777777" w:rsidR="00F92415" w:rsidRPr="00F92415" w:rsidRDefault="00F92415" w:rsidP="00F92415">
      <w:pPr>
        <w:spacing w:line="360" w:lineRule="auto"/>
        <w:ind w:firstLineChars="200" w:firstLine="480"/>
        <w:jc w:val="left"/>
        <w:rPr>
          <w:ins w:id="631" w:author="栾 锟" w:date="2021-05-05T21:59:00Z"/>
          <w:sz w:val="24"/>
          <w:szCs w:val="28"/>
        </w:rPr>
      </w:pPr>
      <w:ins w:id="632" w:author="栾 锟" w:date="2021-05-05T21:59:00Z">
        <w:r w:rsidRPr="00F92415">
          <w:rPr>
            <w:sz w:val="24"/>
            <w:szCs w:val="28"/>
          </w:rPr>
          <w:tab/>
        </w:r>
        <w:r w:rsidRPr="00F92415">
          <w:rPr>
            <w:sz w:val="24"/>
            <w:szCs w:val="28"/>
          </w:rPr>
          <w:tab/>
        </w:r>
        <w:r w:rsidRPr="00F92415">
          <w:rPr>
            <w:sz w:val="24"/>
            <w:szCs w:val="28"/>
          </w:rPr>
          <w:tab/>
        </w:r>
        <w:proofErr w:type="gramStart"/>
        <w:r w:rsidRPr="00F92415">
          <w:rPr>
            <w:sz w:val="24"/>
            <w:szCs w:val="28"/>
          </w:rPr>
          <w:t>for(</w:t>
        </w:r>
        <w:proofErr w:type="gramEnd"/>
        <w:r w:rsidRPr="00F92415">
          <w:rPr>
            <w:sz w:val="24"/>
            <w:szCs w:val="28"/>
          </w:rPr>
          <w:t>var i:number=0;i&lt;len;i++){</w:t>
        </w:r>
      </w:ins>
    </w:p>
    <w:p w14:paraId="5769527C" w14:textId="77777777" w:rsidR="00F92415" w:rsidRPr="00F92415" w:rsidRDefault="00F92415" w:rsidP="00F92415">
      <w:pPr>
        <w:spacing w:line="360" w:lineRule="auto"/>
        <w:ind w:firstLineChars="200" w:firstLine="480"/>
        <w:jc w:val="left"/>
        <w:rPr>
          <w:ins w:id="633" w:author="栾 锟" w:date="2021-05-05T21:59:00Z"/>
          <w:sz w:val="24"/>
          <w:szCs w:val="28"/>
        </w:rPr>
      </w:pPr>
      <w:ins w:id="634" w:author="栾 锟" w:date="2021-05-05T21:59:00Z">
        <w:r w:rsidRPr="00F92415">
          <w:rPr>
            <w:sz w:val="24"/>
            <w:szCs w:val="28"/>
          </w:rPr>
          <w:tab/>
        </w:r>
        <w:r w:rsidRPr="00F92415">
          <w:rPr>
            <w:sz w:val="24"/>
            <w:szCs w:val="28"/>
          </w:rPr>
          <w:tab/>
        </w:r>
        <w:r w:rsidRPr="00F92415">
          <w:rPr>
            <w:sz w:val="24"/>
            <w:szCs w:val="28"/>
          </w:rPr>
          <w:tab/>
        </w:r>
        <w:r w:rsidRPr="00F92415">
          <w:rPr>
            <w:sz w:val="24"/>
            <w:szCs w:val="28"/>
          </w:rPr>
          <w:tab/>
          <w:t>s=(</w:t>
        </w:r>
        <w:proofErr w:type="spellStart"/>
        <w:r w:rsidRPr="00F92415">
          <w:rPr>
            <w:sz w:val="24"/>
            <w:szCs w:val="28"/>
          </w:rPr>
          <w:t>s+list</w:t>
        </w:r>
        <w:proofErr w:type="spellEnd"/>
        <w:r w:rsidRPr="00F92415">
          <w:rPr>
            <w:sz w:val="24"/>
            <w:szCs w:val="28"/>
          </w:rPr>
          <w:t>[</w:t>
        </w:r>
        <w:proofErr w:type="spellStart"/>
        <w:r w:rsidRPr="00F92415">
          <w:rPr>
            <w:sz w:val="24"/>
            <w:szCs w:val="28"/>
          </w:rPr>
          <w:t>i</w:t>
        </w:r>
        <w:proofErr w:type="spellEnd"/>
        <w:r w:rsidRPr="00F92415">
          <w:rPr>
            <w:sz w:val="24"/>
            <w:szCs w:val="28"/>
          </w:rPr>
          <w:t>].data+"\n");</w:t>
        </w:r>
      </w:ins>
    </w:p>
    <w:p w14:paraId="7E8E3822" w14:textId="77777777" w:rsidR="00F92415" w:rsidRPr="00F92415" w:rsidRDefault="00F92415" w:rsidP="00F92415">
      <w:pPr>
        <w:spacing w:line="360" w:lineRule="auto"/>
        <w:ind w:firstLineChars="200" w:firstLine="480"/>
        <w:jc w:val="left"/>
        <w:rPr>
          <w:ins w:id="635" w:author="栾 锟" w:date="2021-05-05T21:59:00Z"/>
          <w:sz w:val="24"/>
          <w:szCs w:val="28"/>
        </w:rPr>
      </w:pPr>
      <w:ins w:id="636" w:author="栾 锟" w:date="2021-05-05T21:59:00Z">
        <w:r w:rsidRPr="00F92415">
          <w:rPr>
            <w:sz w:val="24"/>
            <w:szCs w:val="28"/>
          </w:rPr>
          <w:tab/>
        </w:r>
        <w:r w:rsidRPr="00F92415">
          <w:rPr>
            <w:sz w:val="24"/>
            <w:szCs w:val="28"/>
          </w:rPr>
          <w:tab/>
        </w:r>
        <w:r w:rsidRPr="00F92415">
          <w:rPr>
            <w:sz w:val="24"/>
            <w:szCs w:val="28"/>
          </w:rPr>
          <w:tab/>
          <w:t>}</w:t>
        </w:r>
      </w:ins>
    </w:p>
    <w:p w14:paraId="310C6F6E" w14:textId="77777777" w:rsidR="00F92415" w:rsidRPr="00F92415" w:rsidRDefault="00F92415" w:rsidP="00F92415">
      <w:pPr>
        <w:spacing w:line="360" w:lineRule="auto"/>
        <w:ind w:firstLineChars="200" w:firstLine="480"/>
        <w:jc w:val="left"/>
        <w:rPr>
          <w:ins w:id="637" w:author="栾 锟" w:date="2021-05-05T21:59:00Z"/>
          <w:sz w:val="24"/>
          <w:szCs w:val="28"/>
        </w:rPr>
      </w:pPr>
      <w:ins w:id="638" w:author="栾 锟" w:date="2021-05-05T21:59:00Z">
        <w:r w:rsidRPr="00F92415">
          <w:rPr>
            <w:sz w:val="24"/>
            <w:szCs w:val="28"/>
          </w:rPr>
          <w:tab/>
        </w:r>
        <w:r w:rsidRPr="00F92415">
          <w:rPr>
            <w:sz w:val="24"/>
            <w:szCs w:val="28"/>
          </w:rPr>
          <w:tab/>
        </w:r>
        <w:r w:rsidRPr="00F92415">
          <w:rPr>
            <w:sz w:val="24"/>
            <w:szCs w:val="28"/>
          </w:rPr>
          <w:tab/>
          <w:t>return s;</w:t>
        </w:r>
      </w:ins>
    </w:p>
    <w:p w14:paraId="65792D59" w14:textId="58019753" w:rsidR="00F92415" w:rsidRDefault="00F92415" w:rsidP="00F92415">
      <w:pPr>
        <w:spacing w:line="360" w:lineRule="auto"/>
        <w:ind w:firstLineChars="200" w:firstLine="480"/>
        <w:jc w:val="left"/>
        <w:rPr>
          <w:ins w:id="639" w:author="栾 锟" w:date="2021-05-05T22:00:00Z"/>
          <w:sz w:val="24"/>
          <w:szCs w:val="28"/>
        </w:rPr>
      </w:pPr>
      <w:ins w:id="640" w:author="栾 锟" w:date="2021-05-05T21:59:00Z">
        <w:r w:rsidRPr="00F92415">
          <w:rPr>
            <w:sz w:val="24"/>
            <w:szCs w:val="28"/>
          </w:rPr>
          <w:tab/>
        </w:r>
        <w:r w:rsidRPr="00F92415">
          <w:rPr>
            <w:sz w:val="24"/>
            <w:szCs w:val="28"/>
          </w:rPr>
          <w:tab/>
          <w:t>};</w:t>
        </w:r>
      </w:ins>
    </w:p>
    <w:p w14:paraId="50171F25" w14:textId="2212C009" w:rsidR="00F92415" w:rsidRDefault="00F92415" w:rsidP="00F92415">
      <w:pPr>
        <w:spacing w:line="360" w:lineRule="auto"/>
        <w:ind w:firstLineChars="200" w:firstLine="480"/>
        <w:jc w:val="left"/>
        <w:rPr>
          <w:ins w:id="641" w:author="栾 锟" w:date="2021-05-05T22:00:00Z"/>
          <w:sz w:val="24"/>
          <w:szCs w:val="28"/>
        </w:rPr>
      </w:pPr>
    </w:p>
    <w:p w14:paraId="445DDAD5" w14:textId="05CF5417" w:rsidR="00F92415" w:rsidRDefault="00F92415" w:rsidP="00F92415">
      <w:pPr>
        <w:spacing w:line="360" w:lineRule="auto"/>
        <w:ind w:firstLineChars="200" w:firstLine="480"/>
        <w:jc w:val="left"/>
        <w:rPr>
          <w:ins w:id="642" w:author="栾 锟" w:date="2021-05-05T22:00:00Z"/>
          <w:sz w:val="24"/>
          <w:szCs w:val="28"/>
        </w:rPr>
      </w:pPr>
      <w:ins w:id="643" w:author="栾 锟" w:date="2021-05-05T22:00:00Z">
        <w:r>
          <w:rPr>
            <w:rFonts w:hint="eastAsia"/>
            <w:sz w:val="24"/>
            <w:szCs w:val="28"/>
          </w:rPr>
          <w:t>编译命令：</w:t>
        </w:r>
      </w:ins>
    </w:p>
    <w:p w14:paraId="7D1AD529" w14:textId="77777777" w:rsidR="00F92415" w:rsidRPr="00F92415" w:rsidRDefault="00F92415" w:rsidP="00F92415">
      <w:pPr>
        <w:spacing w:line="360" w:lineRule="auto"/>
        <w:ind w:firstLineChars="200" w:firstLine="480"/>
        <w:jc w:val="left"/>
        <w:rPr>
          <w:ins w:id="644" w:author="栾 锟" w:date="2021-05-05T22:00:00Z"/>
          <w:sz w:val="24"/>
          <w:szCs w:val="28"/>
        </w:rPr>
      </w:pPr>
      <w:proofErr w:type="spellStart"/>
      <w:proofErr w:type="gramStart"/>
      <w:ins w:id="645" w:author="栾 锟" w:date="2021-05-05T22:00:00Z">
        <w:r w:rsidRPr="00F92415">
          <w:rPr>
            <w:sz w:val="24"/>
            <w:szCs w:val="28"/>
          </w:rPr>
          <w:t>uni.request</w:t>
        </w:r>
        <w:proofErr w:type="spellEnd"/>
        <w:proofErr w:type="gramEnd"/>
        <w:r w:rsidRPr="00F92415">
          <w:rPr>
            <w:sz w:val="24"/>
            <w:szCs w:val="28"/>
          </w:rPr>
          <w:t>({</w:t>
        </w:r>
      </w:ins>
    </w:p>
    <w:p w14:paraId="09708AAC" w14:textId="77777777" w:rsidR="00F92415" w:rsidRPr="00F92415" w:rsidRDefault="00F92415" w:rsidP="00F92415">
      <w:pPr>
        <w:spacing w:line="360" w:lineRule="auto"/>
        <w:ind w:firstLineChars="200" w:firstLine="480"/>
        <w:jc w:val="left"/>
        <w:rPr>
          <w:ins w:id="646" w:author="栾 锟" w:date="2021-05-05T22:00:00Z"/>
          <w:sz w:val="24"/>
          <w:szCs w:val="28"/>
        </w:rPr>
      </w:pPr>
      <w:ins w:id="647" w:author="栾 锟" w:date="2021-05-05T22:00:00Z">
        <w:r w:rsidRPr="00F92415">
          <w:rPr>
            <w:sz w:val="24"/>
            <w:szCs w:val="28"/>
          </w:rPr>
          <w:tab/>
        </w:r>
        <w:r w:rsidRPr="00F92415">
          <w:rPr>
            <w:sz w:val="24"/>
            <w:szCs w:val="28"/>
          </w:rPr>
          <w:tab/>
        </w:r>
        <w:r w:rsidRPr="00F92415">
          <w:rPr>
            <w:sz w:val="24"/>
            <w:szCs w:val="28"/>
          </w:rPr>
          <w:tab/>
        </w:r>
        <w:r w:rsidRPr="00F92415">
          <w:rPr>
            <w:sz w:val="24"/>
            <w:szCs w:val="28"/>
          </w:rPr>
          <w:tab/>
          <w:t>url: 'http://www.cloudcd.top:8080/complier',</w:t>
        </w:r>
      </w:ins>
    </w:p>
    <w:p w14:paraId="3D8496DE" w14:textId="77777777" w:rsidR="00F92415" w:rsidRPr="00F92415" w:rsidRDefault="00F92415" w:rsidP="00F92415">
      <w:pPr>
        <w:spacing w:line="360" w:lineRule="auto"/>
        <w:ind w:firstLineChars="200" w:firstLine="480"/>
        <w:jc w:val="left"/>
        <w:rPr>
          <w:ins w:id="648" w:author="栾 锟" w:date="2021-05-05T22:00:00Z"/>
          <w:sz w:val="24"/>
          <w:szCs w:val="28"/>
        </w:rPr>
      </w:pPr>
      <w:ins w:id="649" w:author="栾 锟" w:date="2021-05-05T22:00:00Z">
        <w:r w:rsidRPr="00F92415">
          <w:rPr>
            <w:sz w:val="24"/>
            <w:szCs w:val="28"/>
          </w:rPr>
          <w:tab/>
        </w:r>
        <w:r w:rsidRPr="00F92415">
          <w:rPr>
            <w:sz w:val="24"/>
            <w:szCs w:val="28"/>
          </w:rPr>
          <w:tab/>
        </w:r>
        <w:r w:rsidRPr="00F92415">
          <w:rPr>
            <w:sz w:val="24"/>
            <w:szCs w:val="28"/>
          </w:rPr>
          <w:tab/>
        </w:r>
        <w:r w:rsidRPr="00F92415">
          <w:rPr>
            <w:sz w:val="24"/>
            <w:szCs w:val="28"/>
          </w:rPr>
          <w:tab/>
          <w:t>data: {</w:t>
        </w:r>
      </w:ins>
    </w:p>
    <w:p w14:paraId="229C86D6" w14:textId="77777777" w:rsidR="00F92415" w:rsidRPr="00F92415" w:rsidRDefault="00F92415" w:rsidP="00F92415">
      <w:pPr>
        <w:spacing w:line="360" w:lineRule="auto"/>
        <w:ind w:firstLineChars="200" w:firstLine="480"/>
        <w:jc w:val="left"/>
        <w:rPr>
          <w:ins w:id="650" w:author="栾 锟" w:date="2021-05-05T22:00:00Z"/>
          <w:sz w:val="24"/>
          <w:szCs w:val="28"/>
        </w:rPr>
      </w:pPr>
      <w:ins w:id="651" w:author="栾 锟" w:date="2021-05-05T22:00:00Z">
        <w:r w:rsidRPr="00F92415">
          <w:rPr>
            <w:sz w:val="24"/>
            <w:szCs w:val="28"/>
          </w:rPr>
          <w:tab/>
        </w:r>
        <w:r w:rsidRPr="00F92415">
          <w:rPr>
            <w:sz w:val="24"/>
            <w:szCs w:val="28"/>
          </w:rPr>
          <w:tab/>
        </w:r>
        <w:r w:rsidRPr="00F92415">
          <w:rPr>
            <w:sz w:val="24"/>
            <w:szCs w:val="28"/>
          </w:rPr>
          <w:tab/>
        </w:r>
        <w:r w:rsidRPr="00F92415">
          <w:rPr>
            <w:sz w:val="24"/>
            <w:szCs w:val="28"/>
          </w:rPr>
          <w:tab/>
        </w:r>
        <w:r w:rsidRPr="00F92415">
          <w:rPr>
            <w:sz w:val="24"/>
            <w:szCs w:val="28"/>
          </w:rPr>
          <w:tab/>
        </w:r>
        <w:proofErr w:type="spellStart"/>
        <w:r w:rsidRPr="00F92415">
          <w:rPr>
            <w:sz w:val="24"/>
            <w:szCs w:val="28"/>
          </w:rPr>
          <w:t>request:"complier</w:t>
        </w:r>
        <w:proofErr w:type="spellEnd"/>
        <w:r w:rsidRPr="00F92415">
          <w:rPr>
            <w:sz w:val="24"/>
            <w:szCs w:val="28"/>
          </w:rPr>
          <w:t>",</w:t>
        </w:r>
      </w:ins>
    </w:p>
    <w:p w14:paraId="5719299E" w14:textId="79DB798E" w:rsidR="00F92415" w:rsidRPr="00F92415" w:rsidRDefault="00F92415" w:rsidP="00F92415">
      <w:pPr>
        <w:spacing w:line="360" w:lineRule="auto"/>
        <w:ind w:firstLineChars="200" w:firstLine="480"/>
        <w:jc w:val="left"/>
        <w:rPr>
          <w:ins w:id="652" w:author="栾 锟" w:date="2021-05-05T22:00:00Z"/>
          <w:sz w:val="24"/>
          <w:szCs w:val="28"/>
        </w:rPr>
        <w:pPrChange w:id="653" w:author="栾 锟" w:date="2021-05-05T22:01:00Z">
          <w:pPr>
            <w:spacing w:line="360" w:lineRule="auto"/>
            <w:ind w:firstLineChars="200" w:firstLine="480"/>
            <w:jc w:val="left"/>
          </w:pPr>
        </w:pPrChange>
      </w:pPr>
      <w:ins w:id="654" w:author="栾 锟" w:date="2021-05-05T22:00:00Z">
        <w:r w:rsidRPr="00F92415">
          <w:rPr>
            <w:sz w:val="24"/>
            <w:szCs w:val="28"/>
          </w:rPr>
          <w:tab/>
        </w:r>
        <w:r w:rsidRPr="00F92415">
          <w:rPr>
            <w:sz w:val="24"/>
            <w:szCs w:val="28"/>
          </w:rPr>
          <w:tab/>
        </w:r>
        <w:r w:rsidRPr="00F92415">
          <w:rPr>
            <w:sz w:val="24"/>
            <w:szCs w:val="28"/>
          </w:rPr>
          <w:tab/>
        </w:r>
        <w:r w:rsidRPr="00F92415">
          <w:rPr>
            <w:sz w:val="24"/>
            <w:szCs w:val="28"/>
          </w:rPr>
          <w:tab/>
        </w:r>
        <w:r w:rsidRPr="00F92415">
          <w:rPr>
            <w:sz w:val="24"/>
            <w:szCs w:val="28"/>
          </w:rPr>
          <w:tab/>
        </w:r>
        <w:proofErr w:type="spellStart"/>
        <w:proofErr w:type="gramStart"/>
        <w:r w:rsidRPr="00F92415">
          <w:rPr>
            <w:sz w:val="24"/>
            <w:szCs w:val="28"/>
          </w:rPr>
          <w:t>user:main</w:t>
        </w:r>
        <w:proofErr w:type="gramEnd"/>
        <w:r w:rsidRPr="00F92415">
          <w:rPr>
            <w:sz w:val="24"/>
            <w:szCs w:val="28"/>
          </w:rPr>
          <w:t>.data.user</w:t>
        </w:r>
        <w:proofErr w:type="spellEnd"/>
        <w:r w:rsidRPr="00F92415">
          <w:rPr>
            <w:sz w:val="24"/>
            <w:szCs w:val="28"/>
          </w:rPr>
          <w:t>,</w:t>
        </w:r>
      </w:ins>
    </w:p>
    <w:p w14:paraId="7B5E6770" w14:textId="49424C6B" w:rsidR="00F92415" w:rsidRPr="00F92415" w:rsidRDefault="00F92415" w:rsidP="00F92415">
      <w:pPr>
        <w:spacing w:line="360" w:lineRule="auto"/>
        <w:ind w:firstLineChars="200" w:firstLine="480"/>
        <w:jc w:val="left"/>
        <w:rPr>
          <w:ins w:id="655" w:author="栾 锟" w:date="2021-05-05T22:00:00Z"/>
          <w:sz w:val="24"/>
          <w:szCs w:val="28"/>
        </w:rPr>
      </w:pPr>
      <w:ins w:id="656" w:author="栾 锟" w:date="2021-05-05T22:00:00Z">
        <w:r w:rsidRPr="00F92415">
          <w:rPr>
            <w:sz w:val="24"/>
            <w:szCs w:val="28"/>
          </w:rPr>
          <w:tab/>
        </w:r>
        <w:r w:rsidRPr="00F92415">
          <w:rPr>
            <w:sz w:val="24"/>
            <w:szCs w:val="28"/>
          </w:rPr>
          <w:tab/>
        </w:r>
        <w:r w:rsidRPr="00F92415">
          <w:rPr>
            <w:sz w:val="24"/>
            <w:szCs w:val="28"/>
          </w:rPr>
          <w:tab/>
        </w:r>
        <w:r w:rsidRPr="00F92415">
          <w:rPr>
            <w:sz w:val="24"/>
            <w:szCs w:val="28"/>
          </w:rPr>
          <w:tab/>
        </w:r>
        <w:r w:rsidRPr="00F92415">
          <w:rPr>
            <w:sz w:val="24"/>
            <w:szCs w:val="28"/>
          </w:rPr>
          <w:tab/>
        </w:r>
        <w:proofErr w:type="spellStart"/>
        <w:proofErr w:type="gramStart"/>
        <w:r w:rsidRPr="00F92415">
          <w:rPr>
            <w:sz w:val="24"/>
            <w:szCs w:val="28"/>
          </w:rPr>
          <w:t>filename:this</w:t>
        </w:r>
        <w:proofErr w:type="gramEnd"/>
        <w:r w:rsidRPr="00F92415">
          <w:rPr>
            <w:sz w:val="24"/>
            <w:szCs w:val="28"/>
          </w:rPr>
          <w:t>.filename</w:t>
        </w:r>
        <w:proofErr w:type="spellEnd"/>
        <w:r w:rsidRPr="00F92415">
          <w:rPr>
            <w:sz w:val="24"/>
            <w:szCs w:val="28"/>
          </w:rPr>
          <w:t>,</w:t>
        </w:r>
      </w:ins>
    </w:p>
    <w:p w14:paraId="6FB33A1B" w14:textId="77777777" w:rsidR="00F92415" w:rsidRPr="00F92415" w:rsidRDefault="00F92415" w:rsidP="00F92415">
      <w:pPr>
        <w:spacing w:line="360" w:lineRule="auto"/>
        <w:ind w:firstLineChars="200" w:firstLine="480"/>
        <w:jc w:val="left"/>
        <w:rPr>
          <w:ins w:id="657" w:author="栾 锟" w:date="2021-05-05T22:00:00Z"/>
          <w:sz w:val="24"/>
          <w:szCs w:val="28"/>
        </w:rPr>
      </w:pPr>
      <w:ins w:id="658" w:author="栾 锟" w:date="2021-05-05T22:00:00Z">
        <w:r w:rsidRPr="00F92415">
          <w:rPr>
            <w:sz w:val="24"/>
            <w:szCs w:val="28"/>
          </w:rPr>
          <w:tab/>
        </w:r>
        <w:r w:rsidRPr="00F92415">
          <w:rPr>
            <w:sz w:val="24"/>
            <w:szCs w:val="28"/>
          </w:rPr>
          <w:tab/>
        </w:r>
        <w:r w:rsidRPr="00F92415">
          <w:rPr>
            <w:sz w:val="24"/>
            <w:szCs w:val="28"/>
          </w:rPr>
          <w:tab/>
        </w:r>
        <w:r w:rsidRPr="00F92415">
          <w:rPr>
            <w:sz w:val="24"/>
            <w:szCs w:val="28"/>
          </w:rPr>
          <w:tab/>
        </w:r>
        <w:r w:rsidRPr="00F92415">
          <w:rPr>
            <w:sz w:val="24"/>
            <w:szCs w:val="28"/>
          </w:rPr>
          <w:tab/>
        </w:r>
        <w:proofErr w:type="spellStart"/>
        <w:proofErr w:type="gramStart"/>
        <w:r w:rsidRPr="00F92415">
          <w:rPr>
            <w:sz w:val="24"/>
            <w:szCs w:val="28"/>
          </w:rPr>
          <w:t>code:getcodelist</w:t>
        </w:r>
        <w:proofErr w:type="spellEnd"/>
        <w:proofErr w:type="gramEnd"/>
        <w:r w:rsidRPr="00F92415">
          <w:rPr>
            <w:sz w:val="24"/>
            <w:szCs w:val="28"/>
          </w:rPr>
          <w:t>(</w:t>
        </w:r>
        <w:proofErr w:type="spellStart"/>
        <w:r w:rsidRPr="00F92415">
          <w:rPr>
            <w:sz w:val="24"/>
            <w:szCs w:val="28"/>
          </w:rPr>
          <w:t>this.list</w:t>
        </w:r>
        <w:proofErr w:type="spellEnd"/>
        <w:r w:rsidRPr="00F92415">
          <w:rPr>
            <w:sz w:val="24"/>
            <w:szCs w:val="28"/>
          </w:rPr>
          <w:t>)</w:t>
        </w:r>
      </w:ins>
    </w:p>
    <w:p w14:paraId="49C918EA" w14:textId="77777777" w:rsidR="00F92415" w:rsidRPr="00F92415" w:rsidRDefault="00F92415" w:rsidP="00F92415">
      <w:pPr>
        <w:spacing w:line="360" w:lineRule="auto"/>
        <w:ind w:firstLineChars="200" w:firstLine="480"/>
        <w:jc w:val="left"/>
        <w:rPr>
          <w:ins w:id="659" w:author="栾 锟" w:date="2021-05-05T22:00:00Z"/>
          <w:sz w:val="24"/>
          <w:szCs w:val="28"/>
        </w:rPr>
      </w:pPr>
      <w:ins w:id="660" w:author="栾 锟" w:date="2021-05-05T22:00:00Z">
        <w:r w:rsidRPr="00F92415">
          <w:rPr>
            <w:sz w:val="24"/>
            <w:szCs w:val="28"/>
          </w:rPr>
          <w:tab/>
        </w:r>
        <w:r w:rsidRPr="00F92415">
          <w:rPr>
            <w:sz w:val="24"/>
            <w:szCs w:val="28"/>
          </w:rPr>
          <w:tab/>
        </w:r>
        <w:r w:rsidRPr="00F92415">
          <w:rPr>
            <w:sz w:val="24"/>
            <w:szCs w:val="28"/>
          </w:rPr>
          <w:tab/>
        </w:r>
        <w:r w:rsidRPr="00F92415">
          <w:rPr>
            <w:sz w:val="24"/>
            <w:szCs w:val="28"/>
          </w:rPr>
          <w:tab/>
          <w:t>},</w:t>
        </w:r>
      </w:ins>
    </w:p>
    <w:p w14:paraId="42CDB3A2" w14:textId="77777777" w:rsidR="00F92415" w:rsidRPr="00F92415" w:rsidRDefault="00F92415" w:rsidP="00F92415">
      <w:pPr>
        <w:spacing w:line="360" w:lineRule="auto"/>
        <w:ind w:firstLineChars="200" w:firstLine="480"/>
        <w:jc w:val="left"/>
        <w:rPr>
          <w:ins w:id="661" w:author="栾 锟" w:date="2021-05-05T22:00:00Z"/>
          <w:sz w:val="24"/>
          <w:szCs w:val="28"/>
        </w:rPr>
      </w:pPr>
      <w:ins w:id="662" w:author="栾 锟" w:date="2021-05-05T22:00:00Z">
        <w:r w:rsidRPr="00F92415">
          <w:rPr>
            <w:sz w:val="24"/>
            <w:szCs w:val="28"/>
          </w:rPr>
          <w:tab/>
        </w:r>
        <w:r w:rsidRPr="00F92415">
          <w:rPr>
            <w:sz w:val="24"/>
            <w:szCs w:val="28"/>
          </w:rPr>
          <w:tab/>
        </w:r>
        <w:r w:rsidRPr="00F92415">
          <w:rPr>
            <w:sz w:val="24"/>
            <w:szCs w:val="28"/>
          </w:rPr>
          <w:tab/>
        </w:r>
        <w:r w:rsidRPr="00F92415">
          <w:rPr>
            <w:sz w:val="24"/>
            <w:szCs w:val="28"/>
          </w:rPr>
          <w:tab/>
          <w:t>method: 'POST',</w:t>
        </w:r>
      </w:ins>
    </w:p>
    <w:p w14:paraId="68711388" w14:textId="77777777" w:rsidR="00F92415" w:rsidRPr="00F92415" w:rsidRDefault="00F92415" w:rsidP="00F92415">
      <w:pPr>
        <w:spacing w:line="360" w:lineRule="auto"/>
        <w:ind w:firstLineChars="200" w:firstLine="480"/>
        <w:jc w:val="left"/>
        <w:rPr>
          <w:ins w:id="663" w:author="栾 锟" w:date="2021-05-05T22:00:00Z"/>
          <w:sz w:val="24"/>
          <w:szCs w:val="28"/>
        </w:rPr>
      </w:pPr>
      <w:ins w:id="664" w:author="栾 锟" w:date="2021-05-05T22:00:00Z">
        <w:r w:rsidRPr="00F92415">
          <w:rPr>
            <w:sz w:val="24"/>
            <w:szCs w:val="28"/>
          </w:rPr>
          <w:tab/>
        </w:r>
        <w:r w:rsidRPr="00F92415">
          <w:rPr>
            <w:sz w:val="24"/>
            <w:szCs w:val="28"/>
          </w:rPr>
          <w:tab/>
        </w:r>
        <w:r w:rsidRPr="00F92415">
          <w:rPr>
            <w:sz w:val="24"/>
            <w:szCs w:val="28"/>
          </w:rPr>
          <w:tab/>
        </w:r>
        <w:r w:rsidRPr="00F92415">
          <w:rPr>
            <w:sz w:val="24"/>
            <w:szCs w:val="28"/>
          </w:rPr>
          <w:tab/>
          <w:t>header: {</w:t>
        </w:r>
      </w:ins>
    </w:p>
    <w:p w14:paraId="550745C3" w14:textId="77777777" w:rsidR="00F92415" w:rsidRPr="00F92415" w:rsidRDefault="00F92415" w:rsidP="00F92415">
      <w:pPr>
        <w:spacing w:line="360" w:lineRule="auto"/>
        <w:ind w:firstLineChars="200" w:firstLine="480"/>
        <w:jc w:val="left"/>
        <w:rPr>
          <w:ins w:id="665" w:author="栾 锟" w:date="2021-05-05T22:00:00Z"/>
          <w:sz w:val="24"/>
          <w:szCs w:val="28"/>
        </w:rPr>
      </w:pPr>
      <w:ins w:id="666" w:author="栾 锟" w:date="2021-05-05T22:00:00Z">
        <w:r w:rsidRPr="00F92415">
          <w:rPr>
            <w:sz w:val="24"/>
            <w:szCs w:val="28"/>
          </w:rPr>
          <w:tab/>
        </w:r>
        <w:r w:rsidRPr="00F92415">
          <w:rPr>
            <w:sz w:val="24"/>
            <w:szCs w:val="28"/>
          </w:rPr>
          <w:tab/>
        </w:r>
        <w:r w:rsidRPr="00F92415">
          <w:rPr>
            <w:sz w:val="24"/>
            <w:szCs w:val="28"/>
          </w:rPr>
          <w:tab/>
        </w:r>
        <w:r w:rsidRPr="00F92415">
          <w:rPr>
            <w:sz w:val="24"/>
            <w:szCs w:val="28"/>
          </w:rPr>
          <w:tab/>
        </w:r>
        <w:r w:rsidRPr="00F92415">
          <w:rPr>
            <w:sz w:val="24"/>
            <w:szCs w:val="28"/>
          </w:rPr>
          <w:tab/>
          <w:t>'custom-type': 'application/json'</w:t>
        </w:r>
      </w:ins>
    </w:p>
    <w:p w14:paraId="130C1F43" w14:textId="77777777" w:rsidR="00F92415" w:rsidRPr="00F92415" w:rsidRDefault="00F92415" w:rsidP="00F92415">
      <w:pPr>
        <w:spacing w:line="360" w:lineRule="auto"/>
        <w:ind w:firstLineChars="200" w:firstLine="480"/>
        <w:jc w:val="left"/>
        <w:rPr>
          <w:ins w:id="667" w:author="栾 锟" w:date="2021-05-05T22:00:00Z"/>
          <w:sz w:val="24"/>
          <w:szCs w:val="28"/>
        </w:rPr>
      </w:pPr>
      <w:ins w:id="668" w:author="栾 锟" w:date="2021-05-05T22:00:00Z">
        <w:r w:rsidRPr="00F92415">
          <w:rPr>
            <w:sz w:val="24"/>
            <w:szCs w:val="28"/>
          </w:rPr>
          <w:tab/>
        </w:r>
        <w:r w:rsidRPr="00F92415">
          <w:rPr>
            <w:sz w:val="24"/>
            <w:szCs w:val="28"/>
          </w:rPr>
          <w:tab/>
        </w:r>
        <w:r w:rsidRPr="00F92415">
          <w:rPr>
            <w:sz w:val="24"/>
            <w:szCs w:val="28"/>
          </w:rPr>
          <w:tab/>
        </w:r>
        <w:r w:rsidRPr="00F92415">
          <w:rPr>
            <w:sz w:val="24"/>
            <w:szCs w:val="28"/>
          </w:rPr>
          <w:tab/>
          <w:t>},</w:t>
        </w:r>
      </w:ins>
    </w:p>
    <w:p w14:paraId="5B4B9EF1" w14:textId="20929EDC" w:rsidR="00F92415" w:rsidRPr="00F92415" w:rsidRDefault="00F92415" w:rsidP="00F92415">
      <w:pPr>
        <w:spacing w:line="360" w:lineRule="auto"/>
        <w:ind w:firstLineChars="200" w:firstLine="480"/>
        <w:jc w:val="left"/>
        <w:rPr>
          <w:ins w:id="669" w:author="栾 锟" w:date="2021-05-05T22:00:00Z"/>
          <w:sz w:val="24"/>
          <w:szCs w:val="28"/>
        </w:rPr>
        <w:pPrChange w:id="670" w:author="栾 锟" w:date="2021-05-05T22:01:00Z">
          <w:pPr>
            <w:spacing w:line="360" w:lineRule="auto"/>
            <w:ind w:firstLineChars="200" w:firstLine="480"/>
            <w:jc w:val="left"/>
          </w:pPr>
        </w:pPrChange>
      </w:pPr>
      <w:ins w:id="671" w:author="栾 锟" w:date="2021-05-05T22:00:00Z">
        <w:r w:rsidRPr="00F92415">
          <w:rPr>
            <w:sz w:val="24"/>
            <w:szCs w:val="28"/>
          </w:rPr>
          <w:tab/>
        </w:r>
        <w:r w:rsidRPr="00F92415">
          <w:rPr>
            <w:sz w:val="24"/>
            <w:szCs w:val="28"/>
          </w:rPr>
          <w:tab/>
        </w:r>
        <w:r w:rsidRPr="00F92415">
          <w:rPr>
            <w:sz w:val="24"/>
            <w:szCs w:val="28"/>
          </w:rPr>
          <w:tab/>
        </w:r>
        <w:r w:rsidRPr="00F92415">
          <w:rPr>
            <w:sz w:val="24"/>
            <w:szCs w:val="28"/>
          </w:rPr>
          <w:tab/>
          <w:t>success: (res) =&gt; {</w:t>
        </w:r>
      </w:ins>
    </w:p>
    <w:p w14:paraId="2546CEFC" w14:textId="02DD0EC9" w:rsidR="00F92415" w:rsidRPr="00F92415" w:rsidRDefault="00F92415" w:rsidP="00F92415">
      <w:pPr>
        <w:spacing w:line="360" w:lineRule="auto"/>
        <w:ind w:firstLineChars="200" w:firstLine="480"/>
        <w:jc w:val="left"/>
        <w:rPr>
          <w:ins w:id="672" w:author="栾 锟" w:date="2021-05-05T22:00:00Z"/>
          <w:sz w:val="24"/>
          <w:szCs w:val="28"/>
        </w:rPr>
        <w:pPrChange w:id="673" w:author="栾 锟" w:date="2021-05-05T22:01:00Z">
          <w:pPr>
            <w:spacing w:line="360" w:lineRule="auto"/>
            <w:ind w:firstLineChars="200" w:firstLine="480"/>
            <w:jc w:val="left"/>
          </w:pPr>
        </w:pPrChange>
      </w:pPr>
      <w:ins w:id="674" w:author="栾 锟" w:date="2021-05-05T22:00:00Z">
        <w:r w:rsidRPr="00F92415">
          <w:rPr>
            <w:sz w:val="24"/>
            <w:szCs w:val="28"/>
          </w:rPr>
          <w:tab/>
        </w:r>
        <w:r w:rsidRPr="00F92415">
          <w:rPr>
            <w:sz w:val="24"/>
            <w:szCs w:val="28"/>
          </w:rPr>
          <w:tab/>
        </w:r>
        <w:r w:rsidRPr="00F92415">
          <w:rPr>
            <w:sz w:val="24"/>
            <w:szCs w:val="28"/>
          </w:rPr>
          <w:tab/>
        </w:r>
        <w:r w:rsidRPr="00F92415">
          <w:rPr>
            <w:sz w:val="24"/>
            <w:szCs w:val="28"/>
          </w:rPr>
          <w:tab/>
        </w:r>
        <w:r w:rsidRPr="00F92415">
          <w:rPr>
            <w:sz w:val="24"/>
            <w:szCs w:val="28"/>
          </w:rPr>
          <w:tab/>
        </w:r>
        <w:proofErr w:type="spellStart"/>
        <w:r w:rsidRPr="00F92415">
          <w:rPr>
            <w:sz w:val="24"/>
            <w:szCs w:val="28"/>
          </w:rPr>
          <w:t>globaldata.data.default</w:t>
        </w:r>
        <w:proofErr w:type="spellEnd"/>
        <w:r w:rsidRPr="00F92415">
          <w:rPr>
            <w:sz w:val="24"/>
            <w:szCs w:val="28"/>
          </w:rPr>
          <w:t xml:space="preserve"> = </w:t>
        </w:r>
        <w:proofErr w:type="spellStart"/>
        <w:r w:rsidRPr="00F92415">
          <w:rPr>
            <w:sz w:val="24"/>
            <w:szCs w:val="28"/>
          </w:rPr>
          <w:t>res.</w:t>
        </w:r>
        <w:proofErr w:type="gramStart"/>
        <w:r w:rsidRPr="00F92415">
          <w:rPr>
            <w:sz w:val="24"/>
            <w:szCs w:val="28"/>
          </w:rPr>
          <w:t>data.split</w:t>
        </w:r>
        <w:proofErr w:type="spellEnd"/>
        <w:proofErr w:type="gramEnd"/>
        <w:r w:rsidRPr="00F92415">
          <w:rPr>
            <w:sz w:val="24"/>
            <w:szCs w:val="28"/>
          </w:rPr>
          <w:t>("\n");</w:t>
        </w:r>
      </w:ins>
    </w:p>
    <w:p w14:paraId="287F599D" w14:textId="77777777" w:rsidR="00F92415" w:rsidRPr="00F92415" w:rsidRDefault="00F92415" w:rsidP="00F92415">
      <w:pPr>
        <w:spacing w:line="360" w:lineRule="auto"/>
        <w:ind w:firstLineChars="200" w:firstLine="480"/>
        <w:jc w:val="left"/>
        <w:rPr>
          <w:ins w:id="675" w:author="栾 锟" w:date="2021-05-05T22:00:00Z"/>
          <w:sz w:val="24"/>
          <w:szCs w:val="28"/>
        </w:rPr>
      </w:pPr>
      <w:ins w:id="676" w:author="栾 锟" w:date="2021-05-05T22:00:00Z">
        <w:r w:rsidRPr="00F92415">
          <w:rPr>
            <w:sz w:val="24"/>
            <w:szCs w:val="28"/>
          </w:rPr>
          <w:tab/>
        </w:r>
        <w:r w:rsidRPr="00F92415">
          <w:rPr>
            <w:sz w:val="24"/>
            <w:szCs w:val="28"/>
          </w:rPr>
          <w:tab/>
        </w:r>
        <w:r w:rsidRPr="00F92415">
          <w:rPr>
            <w:sz w:val="24"/>
            <w:szCs w:val="28"/>
          </w:rPr>
          <w:tab/>
        </w:r>
        <w:r w:rsidRPr="00F92415">
          <w:rPr>
            <w:sz w:val="24"/>
            <w:szCs w:val="28"/>
          </w:rPr>
          <w:tab/>
          <w:t>}</w:t>
        </w:r>
      </w:ins>
    </w:p>
    <w:p w14:paraId="7DD9A75B" w14:textId="0F7A78DE" w:rsidR="00F92415" w:rsidRDefault="00F92415" w:rsidP="00F92415">
      <w:pPr>
        <w:spacing w:line="360" w:lineRule="auto"/>
        <w:ind w:firstLineChars="200" w:firstLine="480"/>
        <w:jc w:val="left"/>
        <w:rPr>
          <w:ins w:id="677" w:author="栾 锟" w:date="2021-05-05T22:01:00Z"/>
          <w:sz w:val="24"/>
          <w:szCs w:val="28"/>
        </w:rPr>
      </w:pPr>
      <w:ins w:id="678" w:author="栾 锟" w:date="2021-05-05T22:00:00Z">
        <w:r w:rsidRPr="00F92415">
          <w:rPr>
            <w:sz w:val="24"/>
            <w:szCs w:val="28"/>
          </w:rPr>
          <w:tab/>
        </w:r>
        <w:r w:rsidRPr="00F92415">
          <w:rPr>
            <w:sz w:val="24"/>
            <w:szCs w:val="28"/>
          </w:rPr>
          <w:tab/>
        </w:r>
        <w:r w:rsidRPr="00F92415">
          <w:rPr>
            <w:sz w:val="24"/>
            <w:szCs w:val="28"/>
          </w:rPr>
          <w:tab/>
          <w:t>})</w:t>
        </w:r>
      </w:ins>
    </w:p>
    <w:p w14:paraId="687BA7E0" w14:textId="6BFD3631" w:rsidR="00F92415" w:rsidRDefault="00F92415" w:rsidP="00F92415">
      <w:pPr>
        <w:spacing w:line="360" w:lineRule="auto"/>
        <w:ind w:firstLineChars="200" w:firstLine="480"/>
        <w:jc w:val="left"/>
        <w:rPr>
          <w:ins w:id="679" w:author="栾 锟" w:date="2021-05-05T22:02:00Z"/>
          <w:sz w:val="24"/>
          <w:szCs w:val="28"/>
        </w:rPr>
      </w:pPr>
      <w:ins w:id="680" w:author="栾 锟" w:date="2021-05-05T22:01:00Z">
        <w:r>
          <w:rPr>
            <w:sz w:val="24"/>
            <w:szCs w:val="28"/>
          </w:rPr>
          <w:t>F</w:t>
        </w:r>
        <w:r>
          <w:rPr>
            <w:rFonts w:hint="eastAsia"/>
            <w:sz w:val="24"/>
            <w:szCs w:val="28"/>
          </w:rPr>
          <w:t>lask</w:t>
        </w:r>
        <w:r>
          <w:rPr>
            <w:rFonts w:hint="eastAsia"/>
            <w:sz w:val="24"/>
            <w:szCs w:val="28"/>
          </w:rPr>
          <w:t>端</w:t>
        </w:r>
      </w:ins>
      <w:ins w:id="681" w:author="栾 锟" w:date="2021-05-05T22:02:00Z">
        <w:r w:rsidR="002B01DA">
          <w:rPr>
            <w:rFonts w:hint="eastAsia"/>
            <w:sz w:val="24"/>
            <w:szCs w:val="28"/>
          </w:rPr>
          <w:t>编译功能</w:t>
        </w:r>
      </w:ins>
    </w:p>
    <w:p w14:paraId="1B8A90B1" w14:textId="0383F1C4" w:rsidR="002B01DA" w:rsidRPr="002B01DA" w:rsidRDefault="002B01DA" w:rsidP="002B01DA">
      <w:pPr>
        <w:spacing w:line="360" w:lineRule="auto"/>
        <w:ind w:firstLineChars="200" w:firstLine="480"/>
        <w:jc w:val="left"/>
        <w:rPr>
          <w:ins w:id="682" w:author="栾 锟" w:date="2021-05-05T22:02:00Z"/>
          <w:sz w:val="24"/>
          <w:szCs w:val="28"/>
        </w:rPr>
      </w:pPr>
      <w:ins w:id="683" w:author="栾 锟" w:date="2021-05-05T22:02:00Z">
        <w:r w:rsidRPr="002B01DA">
          <w:rPr>
            <w:sz w:val="24"/>
            <w:szCs w:val="28"/>
          </w:rPr>
          <w:t xml:space="preserve">def </w:t>
        </w:r>
        <w:proofErr w:type="gramStart"/>
        <w:r w:rsidRPr="002B01DA">
          <w:rPr>
            <w:sz w:val="24"/>
            <w:szCs w:val="28"/>
          </w:rPr>
          <w:t>complier(</w:t>
        </w:r>
        <w:proofErr w:type="gramEnd"/>
        <w:r>
          <w:rPr>
            <w:rFonts w:hint="eastAsia"/>
            <w:sz w:val="24"/>
            <w:szCs w:val="28"/>
          </w:rPr>
          <w:t>user</w:t>
        </w:r>
        <w:r w:rsidRPr="002B01DA">
          <w:rPr>
            <w:sz w:val="24"/>
            <w:szCs w:val="28"/>
          </w:rPr>
          <w:t>, code, filename):</w:t>
        </w:r>
      </w:ins>
    </w:p>
    <w:p w14:paraId="2DDD8DF9" w14:textId="40217835" w:rsidR="002B01DA" w:rsidRPr="002B01DA" w:rsidRDefault="002B01DA" w:rsidP="002B01DA">
      <w:pPr>
        <w:spacing w:line="360" w:lineRule="auto"/>
        <w:ind w:firstLineChars="200" w:firstLine="480"/>
        <w:jc w:val="left"/>
        <w:rPr>
          <w:ins w:id="684" w:author="栾 锟" w:date="2021-05-05T22:02:00Z"/>
          <w:sz w:val="24"/>
          <w:szCs w:val="28"/>
        </w:rPr>
      </w:pPr>
      <w:ins w:id="685" w:author="栾 锟" w:date="2021-05-05T22:02:00Z">
        <w:r w:rsidRPr="002B01DA">
          <w:rPr>
            <w:sz w:val="24"/>
            <w:szCs w:val="28"/>
          </w:rPr>
          <w:t xml:space="preserve">    file = open(</w:t>
        </w:r>
        <w:r>
          <w:rPr>
            <w:sz w:val="24"/>
            <w:szCs w:val="28"/>
          </w:rPr>
          <w:t>user[“</w:t>
        </w:r>
        <w:proofErr w:type="spellStart"/>
        <w:r>
          <w:rPr>
            <w:sz w:val="24"/>
            <w:szCs w:val="28"/>
          </w:rPr>
          <w:t>src</w:t>
        </w:r>
        <w:proofErr w:type="spellEnd"/>
        <w:proofErr w:type="gramStart"/>
        <w:r>
          <w:rPr>
            <w:sz w:val="24"/>
            <w:szCs w:val="28"/>
          </w:rPr>
          <w:t>”]</w:t>
        </w:r>
        <w:r w:rsidRPr="002B01DA">
          <w:rPr>
            <w:sz w:val="24"/>
            <w:szCs w:val="28"/>
          </w:rPr>
          <w:t>+</w:t>
        </w:r>
        <w:proofErr w:type="gramEnd"/>
        <w:r w:rsidRPr="002B01DA">
          <w:rPr>
            <w:sz w:val="24"/>
            <w:szCs w:val="28"/>
          </w:rPr>
          <w:t>filename, "w")</w:t>
        </w:r>
      </w:ins>
    </w:p>
    <w:p w14:paraId="279C61B9" w14:textId="77777777" w:rsidR="002B01DA" w:rsidRPr="002B01DA" w:rsidRDefault="002B01DA" w:rsidP="002B01DA">
      <w:pPr>
        <w:spacing w:line="360" w:lineRule="auto"/>
        <w:ind w:firstLineChars="200" w:firstLine="480"/>
        <w:jc w:val="left"/>
        <w:rPr>
          <w:ins w:id="686" w:author="栾 锟" w:date="2021-05-05T22:02:00Z"/>
          <w:sz w:val="24"/>
          <w:szCs w:val="28"/>
        </w:rPr>
      </w:pPr>
      <w:ins w:id="687" w:author="栾 锟" w:date="2021-05-05T22:02:00Z">
        <w:r w:rsidRPr="002B01DA">
          <w:rPr>
            <w:sz w:val="24"/>
            <w:szCs w:val="28"/>
          </w:rPr>
          <w:t xml:space="preserve">    </w:t>
        </w:r>
        <w:proofErr w:type="spellStart"/>
        <w:proofErr w:type="gramStart"/>
        <w:r w:rsidRPr="002B01DA">
          <w:rPr>
            <w:sz w:val="24"/>
            <w:szCs w:val="28"/>
          </w:rPr>
          <w:t>file.write</w:t>
        </w:r>
        <w:proofErr w:type="spellEnd"/>
        <w:proofErr w:type="gramEnd"/>
        <w:r w:rsidRPr="002B01DA">
          <w:rPr>
            <w:sz w:val="24"/>
            <w:szCs w:val="28"/>
          </w:rPr>
          <w:t>(code)</w:t>
        </w:r>
      </w:ins>
    </w:p>
    <w:p w14:paraId="355DCEFF" w14:textId="77777777" w:rsidR="002B01DA" w:rsidRPr="002B01DA" w:rsidRDefault="002B01DA" w:rsidP="002B01DA">
      <w:pPr>
        <w:spacing w:line="360" w:lineRule="auto"/>
        <w:ind w:firstLineChars="200" w:firstLine="480"/>
        <w:jc w:val="left"/>
        <w:rPr>
          <w:ins w:id="688" w:author="栾 锟" w:date="2021-05-05T22:02:00Z"/>
          <w:sz w:val="24"/>
          <w:szCs w:val="28"/>
        </w:rPr>
      </w:pPr>
      <w:ins w:id="689" w:author="栾 锟" w:date="2021-05-05T22:02:00Z">
        <w:r w:rsidRPr="002B01DA">
          <w:rPr>
            <w:sz w:val="24"/>
            <w:szCs w:val="28"/>
          </w:rPr>
          <w:lastRenderedPageBreak/>
          <w:t xml:space="preserve">    </w:t>
        </w:r>
        <w:proofErr w:type="spellStart"/>
        <w:proofErr w:type="gramStart"/>
        <w:r w:rsidRPr="002B01DA">
          <w:rPr>
            <w:sz w:val="24"/>
            <w:szCs w:val="28"/>
          </w:rPr>
          <w:t>file.close</w:t>
        </w:r>
        <w:proofErr w:type="spellEnd"/>
        <w:proofErr w:type="gramEnd"/>
        <w:r w:rsidRPr="002B01DA">
          <w:rPr>
            <w:sz w:val="24"/>
            <w:szCs w:val="28"/>
          </w:rPr>
          <w:t>()</w:t>
        </w:r>
      </w:ins>
    </w:p>
    <w:p w14:paraId="6ADAEFD7" w14:textId="2348AA62" w:rsidR="002B01DA" w:rsidRPr="002B01DA" w:rsidRDefault="002B01DA" w:rsidP="002B01DA">
      <w:pPr>
        <w:spacing w:line="360" w:lineRule="auto"/>
        <w:ind w:firstLineChars="200" w:firstLine="480"/>
        <w:jc w:val="left"/>
        <w:rPr>
          <w:ins w:id="690" w:author="栾 锟" w:date="2021-05-05T22:02:00Z"/>
          <w:sz w:val="24"/>
          <w:szCs w:val="28"/>
        </w:rPr>
      </w:pPr>
      <w:ins w:id="691" w:author="栾 锟" w:date="2021-05-05T22:02:00Z">
        <w:r w:rsidRPr="002B01DA">
          <w:rPr>
            <w:sz w:val="24"/>
            <w:szCs w:val="28"/>
          </w:rPr>
          <w:t xml:space="preserve">    default = open(</w:t>
        </w:r>
      </w:ins>
      <w:ins w:id="692" w:author="栾 锟" w:date="2021-05-05T22:05:00Z">
        <w:r w:rsidR="007A6FF6">
          <w:rPr>
            <w:sz w:val="24"/>
            <w:szCs w:val="28"/>
          </w:rPr>
          <w:t>user[“root</w:t>
        </w:r>
        <w:proofErr w:type="gramStart"/>
        <w:r w:rsidR="007A6FF6">
          <w:rPr>
            <w:sz w:val="24"/>
            <w:szCs w:val="28"/>
          </w:rPr>
          <w:t>”]+</w:t>
        </w:r>
      </w:ins>
      <w:proofErr w:type="gramEnd"/>
      <w:ins w:id="693" w:author="栾 锟" w:date="2021-05-05T22:04:00Z">
        <w:r w:rsidR="007A6FF6">
          <w:rPr>
            <w:sz w:val="24"/>
            <w:szCs w:val="28"/>
          </w:rPr>
          <w:t>user[“pa</w:t>
        </w:r>
      </w:ins>
      <w:ins w:id="694" w:author="栾 锟" w:date="2021-05-05T22:05:00Z">
        <w:r w:rsidR="007A6FF6">
          <w:rPr>
            <w:sz w:val="24"/>
            <w:szCs w:val="28"/>
          </w:rPr>
          <w:t>ssword</w:t>
        </w:r>
      </w:ins>
      <w:ins w:id="695" w:author="栾 锟" w:date="2021-05-05T22:04:00Z">
        <w:r w:rsidR="007A6FF6">
          <w:rPr>
            <w:sz w:val="24"/>
            <w:szCs w:val="28"/>
          </w:rPr>
          <w:t>”]</w:t>
        </w:r>
      </w:ins>
      <w:ins w:id="696" w:author="栾 锟" w:date="2021-05-05T22:02:00Z">
        <w:r w:rsidRPr="002B01DA">
          <w:rPr>
            <w:sz w:val="24"/>
            <w:szCs w:val="28"/>
          </w:rPr>
          <w:t>+"</w:t>
        </w:r>
        <w:proofErr w:type="spellStart"/>
        <w:r w:rsidRPr="002B01DA">
          <w:rPr>
            <w:sz w:val="24"/>
            <w:szCs w:val="28"/>
          </w:rPr>
          <w:t>default","w</w:t>
        </w:r>
        <w:proofErr w:type="spellEnd"/>
        <w:r w:rsidRPr="002B01DA">
          <w:rPr>
            <w:sz w:val="24"/>
            <w:szCs w:val="28"/>
          </w:rPr>
          <w:t>")</w:t>
        </w:r>
      </w:ins>
    </w:p>
    <w:p w14:paraId="6C2FF7D3" w14:textId="5AD75ACE" w:rsidR="002B01DA" w:rsidRPr="002B01DA" w:rsidRDefault="002B01DA" w:rsidP="002B01DA">
      <w:pPr>
        <w:spacing w:line="360" w:lineRule="auto"/>
        <w:ind w:firstLineChars="200" w:firstLine="480"/>
        <w:jc w:val="left"/>
        <w:rPr>
          <w:ins w:id="697" w:author="栾 锟" w:date="2021-05-05T22:02:00Z"/>
          <w:sz w:val="24"/>
          <w:szCs w:val="28"/>
        </w:rPr>
      </w:pPr>
      <w:ins w:id="698" w:author="栾 锟" w:date="2021-05-05T22:02:00Z">
        <w:r w:rsidRPr="002B01DA">
          <w:rPr>
            <w:sz w:val="24"/>
            <w:szCs w:val="28"/>
          </w:rPr>
          <w:t xml:space="preserve">    result = </w:t>
        </w:r>
        <w:proofErr w:type="spellStart"/>
        <w:proofErr w:type="gramStart"/>
        <w:r w:rsidRPr="002B01DA">
          <w:rPr>
            <w:sz w:val="24"/>
            <w:szCs w:val="28"/>
          </w:rPr>
          <w:t>subprocess.Popen</w:t>
        </w:r>
        <w:proofErr w:type="spellEnd"/>
        <w:proofErr w:type="gramEnd"/>
        <w:r w:rsidRPr="002B01DA">
          <w:rPr>
            <w:sz w:val="24"/>
            <w:szCs w:val="28"/>
          </w:rPr>
          <w:t xml:space="preserve">("g++ " + </w:t>
        </w:r>
      </w:ins>
      <w:ins w:id="699" w:author="栾 锟" w:date="2021-05-05T22:03:00Z">
        <w:r>
          <w:rPr>
            <w:sz w:val="24"/>
            <w:szCs w:val="28"/>
          </w:rPr>
          <w:t>user[“</w:t>
        </w:r>
        <w:proofErr w:type="spellStart"/>
        <w:r>
          <w:rPr>
            <w:sz w:val="24"/>
            <w:szCs w:val="28"/>
          </w:rPr>
          <w:t>src</w:t>
        </w:r>
        <w:proofErr w:type="spellEnd"/>
        <w:r>
          <w:rPr>
            <w:sz w:val="24"/>
            <w:szCs w:val="28"/>
          </w:rPr>
          <w:t>”]</w:t>
        </w:r>
      </w:ins>
      <w:ins w:id="700" w:author="栾 锟" w:date="2021-05-05T22:02:00Z">
        <w:r w:rsidRPr="002B01DA">
          <w:rPr>
            <w:sz w:val="24"/>
            <w:szCs w:val="28"/>
          </w:rPr>
          <w:t xml:space="preserve"> + filename + " -w -Wall -O3 -o " + </w:t>
        </w:r>
      </w:ins>
      <w:ins w:id="701" w:author="栾 锟" w:date="2021-05-05T22:03:00Z">
        <w:r>
          <w:rPr>
            <w:sz w:val="24"/>
            <w:szCs w:val="28"/>
          </w:rPr>
          <w:t>user[“root”]</w:t>
        </w:r>
      </w:ins>
      <w:ins w:id="702" w:author="栾 锟" w:date="2021-05-05T22:02:00Z">
        <w:r w:rsidRPr="002B01DA">
          <w:rPr>
            <w:sz w:val="24"/>
            <w:szCs w:val="28"/>
          </w:rPr>
          <w:t xml:space="preserve">+ </w:t>
        </w:r>
      </w:ins>
      <w:ins w:id="703" w:author="栾 锟" w:date="2021-05-05T22:03:00Z">
        <w:r>
          <w:rPr>
            <w:sz w:val="24"/>
            <w:szCs w:val="28"/>
          </w:rPr>
          <w:t>user[“password”]+</w:t>
        </w:r>
      </w:ins>
      <w:ins w:id="704" w:author="栾 锟" w:date="2021-05-05T22:02:00Z">
        <w:r w:rsidRPr="002B01DA">
          <w:rPr>
            <w:sz w:val="24"/>
            <w:szCs w:val="28"/>
          </w:rPr>
          <w:t>"/app ", shell=True,</w:t>
        </w:r>
      </w:ins>
    </w:p>
    <w:p w14:paraId="07434913" w14:textId="77777777" w:rsidR="002B01DA" w:rsidRPr="002B01DA" w:rsidRDefault="002B01DA" w:rsidP="002B01DA">
      <w:pPr>
        <w:spacing w:line="360" w:lineRule="auto"/>
        <w:ind w:firstLineChars="200" w:firstLine="480"/>
        <w:jc w:val="left"/>
        <w:rPr>
          <w:ins w:id="705" w:author="栾 锟" w:date="2021-05-05T22:02:00Z"/>
          <w:sz w:val="24"/>
          <w:szCs w:val="28"/>
        </w:rPr>
      </w:pPr>
      <w:ins w:id="706" w:author="栾 锟" w:date="2021-05-05T22:02:00Z">
        <w:r w:rsidRPr="002B01DA">
          <w:rPr>
            <w:sz w:val="24"/>
            <w:szCs w:val="28"/>
          </w:rPr>
          <w:t xml:space="preserve">                              stderr=</w:t>
        </w:r>
        <w:proofErr w:type="spellStart"/>
        <w:proofErr w:type="gramStart"/>
        <w:r w:rsidRPr="002B01DA">
          <w:rPr>
            <w:sz w:val="24"/>
            <w:szCs w:val="28"/>
          </w:rPr>
          <w:t>subprocess.PIPE</w:t>
        </w:r>
        <w:proofErr w:type="spellEnd"/>
        <w:proofErr w:type="gramEnd"/>
        <w:r w:rsidRPr="002B01DA">
          <w:rPr>
            <w:sz w:val="24"/>
            <w:szCs w:val="28"/>
          </w:rPr>
          <w:t>)</w:t>
        </w:r>
      </w:ins>
    </w:p>
    <w:p w14:paraId="67B34513" w14:textId="73548BE7" w:rsidR="002B01DA" w:rsidRPr="002B01DA" w:rsidRDefault="002B01DA" w:rsidP="007A6FF6">
      <w:pPr>
        <w:spacing w:line="360" w:lineRule="auto"/>
        <w:ind w:firstLineChars="200" w:firstLine="480"/>
        <w:jc w:val="left"/>
        <w:rPr>
          <w:ins w:id="707" w:author="栾 锟" w:date="2021-05-05T22:02:00Z"/>
          <w:sz w:val="24"/>
          <w:szCs w:val="28"/>
        </w:rPr>
        <w:pPrChange w:id="708" w:author="栾 锟" w:date="2021-05-05T22:04:00Z">
          <w:pPr>
            <w:spacing w:line="360" w:lineRule="auto"/>
            <w:ind w:firstLineChars="200" w:firstLine="480"/>
            <w:jc w:val="left"/>
          </w:pPr>
        </w:pPrChange>
      </w:pPr>
      <w:ins w:id="709" w:author="栾 锟" w:date="2021-05-05T22:02:00Z">
        <w:r w:rsidRPr="002B01DA">
          <w:rPr>
            <w:sz w:val="24"/>
            <w:szCs w:val="28"/>
          </w:rPr>
          <w:t xml:space="preserve">    s = </w:t>
        </w:r>
        <w:proofErr w:type="spellStart"/>
        <w:proofErr w:type="gramStart"/>
        <w:r w:rsidRPr="002B01DA">
          <w:rPr>
            <w:sz w:val="24"/>
            <w:szCs w:val="28"/>
          </w:rPr>
          <w:t>result.communicate</w:t>
        </w:r>
        <w:proofErr w:type="spellEnd"/>
        <w:proofErr w:type="gramEnd"/>
        <w:r w:rsidRPr="002B01DA">
          <w:rPr>
            <w:sz w:val="24"/>
            <w:szCs w:val="28"/>
          </w:rPr>
          <w:t>()[1]</w:t>
        </w:r>
      </w:ins>
    </w:p>
    <w:p w14:paraId="6C14DBDA" w14:textId="636DDEF0" w:rsidR="002B01DA" w:rsidRDefault="002B01DA" w:rsidP="002B01DA">
      <w:pPr>
        <w:spacing w:line="360" w:lineRule="auto"/>
        <w:ind w:firstLineChars="200" w:firstLine="480"/>
        <w:jc w:val="left"/>
        <w:rPr>
          <w:rFonts w:hint="eastAsia"/>
          <w:sz w:val="24"/>
          <w:szCs w:val="28"/>
        </w:rPr>
      </w:pPr>
      <w:ins w:id="710" w:author="栾 锟" w:date="2021-05-05T22:02:00Z">
        <w:r w:rsidRPr="002B01DA">
          <w:rPr>
            <w:sz w:val="24"/>
            <w:szCs w:val="28"/>
          </w:rPr>
          <w:t xml:space="preserve">    </w:t>
        </w:r>
        <w:proofErr w:type="spellStart"/>
        <w:proofErr w:type="gramStart"/>
        <w:r w:rsidRPr="002B01DA">
          <w:rPr>
            <w:sz w:val="24"/>
            <w:szCs w:val="28"/>
          </w:rPr>
          <w:t>default.close</w:t>
        </w:r>
        <w:proofErr w:type="spellEnd"/>
        <w:proofErr w:type="gramEnd"/>
        <w:r w:rsidRPr="002B01DA">
          <w:rPr>
            <w:sz w:val="24"/>
            <w:szCs w:val="28"/>
          </w:rPr>
          <w:t>()</w:t>
        </w:r>
      </w:ins>
    </w:p>
    <w:p w14:paraId="188D4536" w14:textId="1361C915" w:rsidR="004B7E52" w:rsidRDefault="006B43AA" w:rsidP="00332EC8">
      <w:pPr>
        <w:spacing w:line="360" w:lineRule="auto"/>
        <w:ind w:firstLineChars="200" w:firstLine="480"/>
        <w:jc w:val="left"/>
        <w:rPr>
          <w:sz w:val="24"/>
          <w:szCs w:val="28"/>
        </w:rPr>
      </w:pPr>
      <w:ins w:id="711" w:author="thinkpad" w:date="2021-05-05T00:39:00Z">
        <w:r>
          <w:rPr>
            <w:rFonts w:hint="eastAsia"/>
            <w:sz w:val="24"/>
            <w:szCs w:val="28"/>
          </w:rPr>
          <w:t>（</w:t>
        </w:r>
        <w:r>
          <w:rPr>
            <w:rFonts w:hint="eastAsia"/>
            <w:sz w:val="24"/>
            <w:szCs w:val="28"/>
          </w:rPr>
          <w:t>3</w:t>
        </w:r>
        <w:r>
          <w:rPr>
            <w:rFonts w:hint="eastAsia"/>
            <w:sz w:val="24"/>
            <w:szCs w:val="28"/>
          </w:rPr>
          <w:t>）</w:t>
        </w:r>
      </w:ins>
      <w:r w:rsidR="004B7E52">
        <w:rPr>
          <w:rFonts w:hint="eastAsia"/>
          <w:sz w:val="24"/>
          <w:szCs w:val="28"/>
        </w:rPr>
        <w:t>报错：跳转报错页面检查报错信息</w:t>
      </w:r>
      <w:ins w:id="712" w:author="thinkpad" w:date="2021-05-05T00:40:00Z">
        <w:r>
          <w:rPr>
            <w:rFonts w:hint="eastAsia"/>
            <w:sz w:val="24"/>
            <w:szCs w:val="28"/>
          </w:rPr>
          <w:t>；</w:t>
        </w:r>
      </w:ins>
    </w:p>
    <w:p w14:paraId="1B849045" w14:textId="27BA46E3" w:rsidR="004B7E52" w:rsidRDefault="006B43AA" w:rsidP="00332EC8">
      <w:pPr>
        <w:spacing w:line="360" w:lineRule="auto"/>
        <w:ind w:firstLineChars="200" w:firstLine="480"/>
        <w:jc w:val="left"/>
        <w:rPr>
          <w:sz w:val="24"/>
          <w:szCs w:val="28"/>
        </w:rPr>
      </w:pPr>
      <w:ins w:id="713" w:author="thinkpad" w:date="2021-05-05T00:39:00Z">
        <w:r>
          <w:rPr>
            <w:rFonts w:hint="eastAsia"/>
            <w:sz w:val="24"/>
            <w:szCs w:val="28"/>
          </w:rPr>
          <w:t>（</w:t>
        </w:r>
        <w:r>
          <w:rPr>
            <w:rFonts w:hint="eastAsia"/>
            <w:sz w:val="24"/>
            <w:szCs w:val="28"/>
          </w:rPr>
          <w:t>4</w:t>
        </w:r>
        <w:r>
          <w:rPr>
            <w:rFonts w:hint="eastAsia"/>
            <w:sz w:val="24"/>
            <w:szCs w:val="28"/>
          </w:rPr>
          <w:t>）</w:t>
        </w:r>
      </w:ins>
      <w:r w:rsidR="004B7E52">
        <w:rPr>
          <w:rFonts w:hint="eastAsia"/>
          <w:sz w:val="24"/>
          <w:szCs w:val="28"/>
        </w:rPr>
        <w:t>控制台</w:t>
      </w:r>
      <w:r w:rsidR="004B7E52">
        <w:rPr>
          <w:rFonts w:hint="eastAsia"/>
          <w:sz w:val="24"/>
          <w:szCs w:val="28"/>
        </w:rPr>
        <w:t>:</w:t>
      </w:r>
      <w:del w:id="714" w:author="栾 锟" w:date="2021-05-05T22:06:00Z">
        <w:r w:rsidR="004B7E52" w:rsidDel="008E309D">
          <w:rPr>
            <w:rFonts w:hint="eastAsia"/>
            <w:sz w:val="24"/>
            <w:szCs w:val="28"/>
          </w:rPr>
          <w:delText>服务器运行源文件，从前端页面输入数据并从服务器获取结果返回</w:delText>
        </w:r>
      </w:del>
      <w:ins w:id="715" w:author="thinkpad" w:date="2021-05-05T00:39:00Z">
        <w:del w:id="716" w:author="栾 锟" w:date="2021-05-05T22:06:00Z">
          <w:r w:rsidDel="008E309D">
            <w:rPr>
              <w:rFonts w:hint="eastAsia"/>
              <w:sz w:val="24"/>
              <w:szCs w:val="28"/>
            </w:rPr>
            <w:delText>。</w:delText>
          </w:r>
        </w:del>
      </w:ins>
      <w:ins w:id="717" w:author="栾 锟" w:date="2021-05-05T22:06:00Z">
        <w:r w:rsidR="008E309D">
          <w:rPr>
            <w:rFonts w:hint="eastAsia"/>
            <w:sz w:val="24"/>
            <w:szCs w:val="28"/>
          </w:rPr>
          <w:t>跳转控制台页面</w:t>
        </w:r>
      </w:ins>
    </w:p>
    <w:p w14:paraId="3C6B201B" w14:textId="77777777" w:rsidR="004B7E52" w:rsidRDefault="004B7E52">
      <w:pPr>
        <w:pStyle w:val="20"/>
        <w:spacing w:line="120" w:lineRule="auto"/>
        <w:rPr>
          <w:noProof/>
        </w:rPr>
      </w:pPr>
      <w:r>
        <w:tab/>
      </w:r>
    </w:p>
    <w:p w14:paraId="5F1722B0" w14:textId="418320DC" w:rsidR="00DF166E" w:rsidRDefault="004B7E52" w:rsidP="004B7E52">
      <w:pPr>
        <w:pStyle w:val="20"/>
        <w:spacing w:line="120" w:lineRule="auto"/>
        <w:jc w:val="center"/>
      </w:pPr>
      <w:r>
        <w:rPr>
          <w:noProof/>
        </w:rPr>
        <w:drawing>
          <wp:inline distT="0" distB="0" distL="0" distR="0" wp14:anchorId="485E5902" wp14:editId="0A087FB4">
            <wp:extent cx="1466850" cy="2531364"/>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4886" t="20334" r="4045" b="15026"/>
                    <a:stretch/>
                  </pic:blipFill>
                  <pic:spPr bwMode="auto">
                    <a:xfrm>
                      <a:off x="0" y="0"/>
                      <a:ext cx="1466850" cy="2531364"/>
                    </a:xfrm>
                    <a:prstGeom prst="rect">
                      <a:avLst/>
                    </a:prstGeom>
                    <a:ln>
                      <a:noFill/>
                    </a:ln>
                    <a:extLst>
                      <a:ext uri="{53640926-AAD7-44D8-BBD7-CCE9431645EC}">
                        <a14:shadowObscured xmlns:a14="http://schemas.microsoft.com/office/drawing/2010/main"/>
                      </a:ext>
                    </a:extLst>
                  </pic:spPr>
                </pic:pic>
              </a:graphicData>
            </a:graphic>
          </wp:inline>
        </w:drawing>
      </w:r>
    </w:p>
    <w:p w14:paraId="23AFD8FE" w14:textId="7A45A52D" w:rsidR="004B7E52" w:rsidRPr="00E03A6F" w:rsidRDefault="004B7E52">
      <w:pPr>
        <w:pStyle w:val="a3"/>
        <w:jc w:val="center"/>
        <w:rPr>
          <w:b/>
          <w:sz w:val="21"/>
          <w:rPrChange w:id="718" w:author="thinkpad" w:date="2021-05-05T00:31:00Z">
            <w:rPr>
              <w:sz w:val="24"/>
              <w:szCs w:val="28"/>
            </w:rPr>
          </w:rPrChange>
        </w:rPr>
        <w:pPrChange w:id="719" w:author="thinkpad" w:date="2021-05-05T00:31:00Z">
          <w:pPr>
            <w:spacing w:line="360" w:lineRule="auto"/>
            <w:jc w:val="center"/>
            <w:outlineLvl w:val="1"/>
          </w:pPr>
        </w:pPrChange>
      </w:pPr>
      <w:r w:rsidRPr="00E03A6F">
        <w:rPr>
          <w:rFonts w:ascii="Times New Roman" w:eastAsia="宋体" w:hAnsi="Times New Roman" w:cs="Times New Roman" w:hint="eastAsia"/>
          <w:b/>
          <w:sz w:val="21"/>
          <w:rPrChange w:id="720" w:author="thinkpad" w:date="2021-05-05T00:31:00Z">
            <w:rPr>
              <w:rFonts w:hint="eastAsia"/>
            </w:rPr>
          </w:rPrChange>
        </w:rPr>
        <w:t>图</w:t>
      </w:r>
      <w:r w:rsidRPr="00E03A6F">
        <w:rPr>
          <w:rFonts w:ascii="Times New Roman" w:eastAsia="宋体" w:hAnsi="Times New Roman" w:cs="Times New Roman"/>
          <w:b/>
          <w:sz w:val="21"/>
          <w:rPrChange w:id="721" w:author="thinkpad" w:date="2021-05-05T00:31:00Z">
            <w:rPr/>
          </w:rPrChange>
        </w:rPr>
        <w:t>5-</w:t>
      </w:r>
      <w:del w:id="722" w:author="thinkpad" w:date="2021-05-05T00:41:00Z">
        <w:r w:rsidRPr="00E03A6F" w:rsidDel="00CF7F97">
          <w:rPr>
            <w:rFonts w:ascii="Times New Roman" w:eastAsia="宋体" w:hAnsi="Times New Roman" w:cs="Times New Roman"/>
            <w:b/>
            <w:sz w:val="21"/>
            <w:rPrChange w:id="723" w:author="thinkpad" w:date="2021-05-05T00:31:00Z">
              <w:rPr/>
            </w:rPrChange>
          </w:rPr>
          <w:delText>4</w:delText>
        </w:r>
      </w:del>
      <w:ins w:id="724" w:author="thinkpad" w:date="2021-05-05T00:41:00Z">
        <w:r w:rsidR="00CF7F97">
          <w:rPr>
            <w:rFonts w:ascii="Times New Roman" w:eastAsia="宋体" w:hAnsi="Times New Roman" w:cs="Times New Roman" w:hint="eastAsia"/>
            <w:b/>
            <w:sz w:val="21"/>
          </w:rPr>
          <w:t>9</w:t>
        </w:r>
      </w:ins>
      <w:r w:rsidRPr="00E03A6F">
        <w:rPr>
          <w:rFonts w:ascii="Times New Roman" w:eastAsia="宋体" w:hAnsi="Times New Roman" w:cs="Times New Roman" w:hint="eastAsia"/>
          <w:b/>
          <w:sz w:val="21"/>
          <w:rPrChange w:id="725" w:author="thinkpad" w:date="2021-05-05T00:31:00Z">
            <w:rPr>
              <w:rFonts w:hint="eastAsia"/>
            </w:rPr>
          </w:rPrChange>
        </w:rPr>
        <w:t>编辑页面</w:t>
      </w:r>
    </w:p>
    <w:p w14:paraId="5E906014" w14:textId="77777777" w:rsidR="004B7E52" w:rsidRPr="00332EC8" w:rsidRDefault="004B7E52" w:rsidP="004B7E52">
      <w:pPr>
        <w:pStyle w:val="20"/>
        <w:spacing w:line="120" w:lineRule="auto"/>
        <w:jc w:val="center"/>
      </w:pPr>
    </w:p>
    <w:p w14:paraId="159AB49A" w14:textId="6163AFDD" w:rsidR="00DF166E" w:rsidRDefault="00CB199E">
      <w:pPr>
        <w:spacing w:line="360" w:lineRule="auto"/>
        <w:outlineLvl w:val="1"/>
        <w:rPr>
          <w:rFonts w:ascii="宋体" w:hAnsi="宋体" w:cs="宋体"/>
          <w:sz w:val="24"/>
          <w:szCs w:val="24"/>
        </w:rPr>
      </w:pPr>
      <w:bookmarkStart w:id="726" w:name="_Toc22498"/>
      <w:r>
        <w:rPr>
          <w:rFonts w:ascii="黑体" w:eastAsia="黑体" w:hAnsi="黑体" w:cs="黑体" w:hint="eastAsia"/>
          <w:sz w:val="28"/>
          <w:szCs w:val="32"/>
        </w:rPr>
        <w:t>5.</w:t>
      </w:r>
      <w:r w:rsidR="004B7E52">
        <w:rPr>
          <w:rFonts w:ascii="黑体" w:eastAsia="黑体" w:hAnsi="黑体" w:cs="黑体"/>
          <w:sz w:val="28"/>
          <w:szCs w:val="32"/>
        </w:rPr>
        <w:t>6</w:t>
      </w:r>
      <w:r>
        <w:rPr>
          <w:rFonts w:ascii="黑体" w:eastAsia="黑体" w:hAnsi="黑体" w:cs="黑体" w:hint="eastAsia"/>
          <w:sz w:val="28"/>
          <w:szCs w:val="32"/>
        </w:rPr>
        <w:t xml:space="preserve"> 报错页面实现</w:t>
      </w:r>
      <w:bookmarkEnd w:id="726"/>
    </w:p>
    <w:p w14:paraId="62CBFE38" w14:textId="0CE05459" w:rsidR="008E3495" w:rsidRDefault="008E3495">
      <w:pPr>
        <w:spacing w:line="360" w:lineRule="auto"/>
        <w:ind w:firstLineChars="200" w:firstLine="480"/>
        <w:jc w:val="left"/>
        <w:rPr>
          <w:ins w:id="727" w:author="Administrator" w:date="2021-05-05T17:49:00Z"/>
          <w:sz w:val="24"/>
          <w:szCs w:val="28"/>
        </w:rPr>
      </w:pPr>
      <w:ins w:id="728" w:author="Administrator" w:date="2021-05-05T17:49:00Z">
        <w:r>
          <w:rPr>
            <w:sz w:val="24"/>
            <w:szCs w:val="28"/>
          </w:rPr>
          <w:t>报错页面主要负责报</w:t>
        </w:r>
        <w:proofErr w:type="gramStart"/>
        <w:r>
          <w:rPr>
            <w:sz w:val="24"/>
            <w:szCs w:val="28"/>
          </w:rPr>
          <w:t>错信息</w:t>
        </w:r>
        <w:proofErr w:type="gramEnd"/>
        <w:r>
          <w:rPr>
            <w:sz w:val="24"/>
            <w:szCs w:val="28"/>
          </w:rPr>
          <w:t>的显示，便于用户对程序进行</w:t>
        </w:r>
        <w:r>
          <w:rPr>
            <w:sz w:val="24"/>
            <w:szCs w:val="28"/>
          </w:rPr>
          <w:t>debug</w:t>
        </w:r>
      </w:ins>
    </w:p>
    <w:p w14:paraId="6B0F2952" w14:textId="78AB6B4C" w:rsidR="00DF166E" w:rsidRDefault="00CB199E">
      <w:pPr>
        <w:spacing w:line="360" w:lineRule="auto"/>
        <w:ind w:firstLineChars="200" w:firstLine="480"/>
        <w:jc w:val="left"/>
        <w:rPr>
          <w:ins w:id="729" w:author="thinkpad" w:date="2021-05-05T00:40:00Z"/>
          <w:sz w:val="24"/>
          <w:szCs w:val="28"/>
        </w:rPr>
      </w:pPr>
      <w:del w:id="730" w:author="Administrator" w:date="2021-05-05T17:50:00Z">
        <w:r w:rsidDel="008E3495">
          <w:rPr>
            <w:rFonts w:hint="eastAsia"/>
            <w:sz w:val="24"/>
            <w:szCs w:val="28"/>
          </w:rPr>
          <w:delText>在页面</w:delText>
        </w:r>
      </w:del>
      <w:r>
        <w:rPr>
          <w:rFonts w:hint="eastAsia"/>
          <w:sz w:val="24"/>
          <w:szCs w:val="28"/>
        </w:rPr>
        <w:t>在编辑页面</w:t>
      </w:r>
      <w:ins w:id="731" w:author="Administrator" w:date="2021-05-05T17:50:00Z">
        <w:r w:rsidR="008E3495">
          <w:rPr>
            <w:rFonts w:hint="eastAsia"/>
            <w:sz w:val="24"/>
            <w:szCs w:val="28"/>
          </w:rPr>
          <w:t>进行编译时小程序就从</w:t>
        </w:r>
        <w:r w:rsidR="008E3495">
          <w:rPr>
            <w:rFonts w:hint="eastAsia"/>
            <w:sz w:val="24"/>
            <w:szCs w:val="28"/>
          </w:rPr>
          <w:t>flask</w:t>
        </w:r>
        <w:r w:rsidR="008E3495">
          <w:rPr>
            <w:rFonts w:hint="eastAsia"/>
            <w:sz w:val="24"/>
            <w:szCs w:val="28"/>
          </w:rPr>
          <w:t>获取到了报</w:t>
        </w:r>
        <w:proofErr w:type="gramStart"/>
        <w:r w:rsidR="008E3495">
          <w:rPr>
            <w:rFonts w:hint="eastAsia"/>
            <w:sz w:val="24"/>
            <w:szCs w:val="28"/>
          </w:rPr>
          <w:t>错信息</w:t>
        </w:r>
      </w:ins>
      <w:proofErr w:type="gramEnd"/>
      <w:del w:id="732" w:author="Administrator" w:date="2021-05-05T17:50:00Z">
        <w:r w:rsidDel="008E3495">
          <w:rPr>
            <w:rFonts w:hint="eastAsia"/>
            <w:sz w:val="24"/>
            <w:szCs w:val="28"/>
          </w:rPr>
          <w:delText>发出请求</w:delText>
        </w:r>
      </w:del>
      <w:ins w:id="733" w:author="thinkpad" w:date="2021-05-05T00:40:00Z">
        <w:r w:rsidR="006B43AA">
          <w:rPr>
            <w:rFonts w:hint="eastAsia"/>
            <w:sz w:val="24"/>
            <w:szCs w:val="28"/>
          </w:rPr>
          <w:t>，</w:t>
        </w:r>
      </w:ins>
      <w:ins w:id="734" w:author="Administrator" w:date="2021-05-05T17:51:00Z">
        <w:r w:rsidR="008E3495">
          <w:rPr>
            <w:rFonts w:hint="eastAsia"/>
            <w:sz w:val="24"/>
            <w:szCs w:val="28"/>
          </w:rPr>
          <w:t>并保存到全局变量中</w:t>
        </w:r>
      </w:ins>
      <w:del w:id="735" w:author="Administrator" w:date="2021-05-05T17:51:00Z">
        <w:r w:rsidDel="008E3495">
          <w:rPr>
            <w:rFonts w:hint="eastAsia"/>
            <w:sz w:val="24"/>
            <w:szCs w:val="28"/>
          </w:rPr>
          <w:delText>获取到报错信息后</w:delText>
        </w:r>
      </w:del>
      <w:r>
        <w:rPr>
          <w:rFonts w:hint="eastAsia"/>
          <w:sz w:val="24"/>
          <w:szCs w:val="28"/>
        </w:rPr>
        <w:t>，</w:t>
      </w:r>
      <w:ins w:id="736" w:author="Administrator" w:date="2021-05-05T17:50:00Z">
        <w:r w:rsidR="008E3495">
          <w:rPr>
            <w:rFonts w:hint="eastAsia"/>
            <w:sz w:val="24"/>
            <w:szCs w:val="28"/>
          </w:rPr>
          <w:t>因此</w:t>
        </w:r>
      </w:ins>
      <w:r>
        <w:rPr>
          <w:rFonts w:hint="eastAsia"/>
          <w:sz w:val="24"/>
          <w:szCs w:val="28"/>
        </w:rPr>
        <w:t>每次打开页面就对</w:t>
      </w:r>
      <w:ins w:id="737" w:author="Administrator" w:date="2021-05-05T17:51:00Z">
        <w:r w:rsidR="008E3495">
          <w:rPr>
            <w:sz w:val="24"/>
            <w:szCs w:val="28"/>
          </w:rPr>
          <w:t>全局变量中的报</w:t>
        </w:r>
        <w:proofErr w:type="gramStart"/>
        <w:r w:rsidR="008E3495">
          <w:rPr>
            <w:sz w:val="24"/>
            <w:szCs w:val="28"/>
          </w:rPr>
          <w:t>错信</w:t>
        </w:r>
        <w:proofErr w:type="gramEnd"/>
        <w:r w:rsidR="008E3495">
          <w:rPr>
            <w:sz w:val="24"/>
            <w:szCs w:val="28"/>
          </w:rPr>
          <w:t>息进行加载</w:t>
        </w:r>
      </w:ins>
      <w:del w:id="738" w:author="Administrator" w:date="2021-05-05T17:51:00Z">
        <w:r w:rsidDel="008E3495">
          <w:rPr>
            <w:rFonts w:hint="eastAsia"/>
            <w:sz w:val="24"/>
            <w:szCs w:val="28"/>
          </w:rPr>
          <w:delText>报错信息表进行更新</w:delText>
        </w:r>
      </w:del>
      <w:r>
        <w:rPr>
          <w:rFonts w:hint="eastAsia"/>
          <w:sz w:val="24"/>
          <w:szCs w:val="28"/>
        </w:rPr>
        <w:t>，容器选用</w:t>
      </w:r>
      <w:proofErr w:type="spellStart"/>
      <w:r>
        <w:rPr>
          <w:rFonts w:hint="eastAsia"/>
          <w:sz w:val="24"/>
          <w:szCs w:val="28"/>
        </w:rPr>
        <w:t>ucellgroup</w:t>
      </w:r>
      <w:proofErr w:type="spellEnd"/>
      <w:r>
        <w:rPr>
          <w:rFonts w:hint="eastAsia"/>
          <w:sz w:val="24"/>
          <w:szCs w:val="28"/>
        </w:rPr>
        <w:t>进行循环渲染</w:t>
      </w:r>
      <w:ins w:id="739" w:author="thinkpad" w:date="2021-05-05T00:40:00Z">
        <w:r w:rsidR="006B43AA">
          <w:rPr>
            <w:rFonts w:hint="eastAsia"/>
            <w:sz w:val="24"/>
            <w:szCs w:val="28"/>
          </w:rPr>
          <w:t>。</w:t>
        </w:r>
      </w:ins>
    </w:p>
    <w:p w14:paraId="06376F3B" w14:textId="646EBAD1" w:rsidR="00CF7F97" w:rsidRDefault="00CF7F97">
      <w:pPr>
        <w:spacing w:line="360" w:lineRule="auto"/>
        <w:ind w:firstLineChars="200" w:firstLine="480"/>
        <w:jc w:val="left"/>
        <w:rPr>
          <w:ins w:id="740" w:author="Administrator" w:date="2021-05-05T17:51:00Z"/>
          <w:sz w:val="24"/>
          <w:szCs w:val="28"/>
        </w:rPr>
      </w:pPr>
      <w:ins w:id="741" w:author="thinkpad" w:date="2021-05-05T00:40:00Z">
        <w:r>
          <w:rPr>
            <w:rFonts w:hint="eastAsia"/>
            <w:sz w:val="24"/>
            <w:szCs w:val="28"/>
          </w:rPr>
          <w:t>其关键代码</w:t>
        </w:r>
      </w:ins>
      <w:ins w:id="742" w:author="Administrator" w:date="2021-05-05T17:51:00Z">
        <w:r w:rsidR="008E3495">
          <w:rPr>
            <w:rFonts w:hint="eastAsia"/>
            <w:sz w:val="24"/>
            <w:szCs w:val="28"/>
          </w:rPr>
          <w:t>:</w:t>
        </w:r>
      </w:ins>
      <w:ins w:id="743" w:author="thinkpad" w:date="2021-05-05T00:40:00Z">
        <w:del w:id="744" w:author="Administrator" w:date="2021-05-05T17:51:00Z">
          <w:r w:rsidDel="008E3495">
            <w:rPr>
              <w:rFonts w:hint="eastAsia"/>
              <w:sz w:val="24"/>
              <w:szCs w:val="28"/>
            </w:rPr>
            <w:delText>：</w:delText>
          </w:r>
        </w:del>
      </w:ins>
    </w:p>
    <w:p w14:paraId="63402C2E" w14:textId="303E4184" w:rsidR="008E3495" w:rsidRDefault="008E309D">
      <w:pPr>
        <w:spacing w:line="360" w:lineRule="auto"/>
        <w:ind w:firstLineChars="200" w:firstLine="480"/>
        <w:jc w:val="left"/>
        <w:rPr>
          <w:sz w:val="24"/>
          <w:szCs w:val="28"/>
        </w:rPr>
      </w:pPr>
      <w:ins w:id="745" w:author="栾 锟" w:date="2021-05-05T22:06:00Z">
        <w:r>
          <w:rPr>
            <w:rFonts w:hint="eastAsia"/>
            <w:sz w:val="24"/>
            <w:szCs w:val="28"/>
          </w:rPr>
          <w:t>前端</w:t>
        </w:r>
      </w:ins>
      <w:ins w:id="746" w:author="Administrator" w:date="2021-05-05T17:51:00Z">
        <w:del w:id="747" w:author="栾 锟" w:date="2021-05-05T22:06:00Z">
          <w:r w:rsidR="008E3495" w:rsidDel="008E309D">
            <w:rPr>
              <w:sz w:val="24"/>
              <w:szCs w:val="28"/>
            </w:rPr>
            <w:delText>前段</w:delText>
          </w:r>
        </w:del>
        <w:r w:rsidR="008E3495">
          <w:rPr>
            <w:sz w:val="24"/>
            <w:szCs w:val="28"/>
          </w:rPr>
          <w:t>实现</w:t>
        </w:r>
        <w:r w:rsidR="008E3495">
          <w:rPr>
            <w:sz w:val="24"/>
            <w:szCs w:val="28"/>
          </w:rPr>
          <w:t>:</w:t>
        </w:r>
      </w:ins>
    </w:p>
    <w:p w14:paraId="3FB12387" w14:textId="77777777" w:rsidR="00DF166E" w:rsidRDefault="00CB199E">
      <w:pPr>
        <w:spacing w:line="360" w:lineRule="auto"/>
        <w:ind w:firstLineChars="200" w:firstLine="480"/>
        <w:jc w:val="left"/>
        <w:rPr>
          <w:sz w:val="24"/>
          <w:szCs w:val="28"/>
        </w:rPr>
      </w:pPr>
      <w:r>
        <w:rPr>
          <w:sz w:val="24"/>
          <w:szCs w:val="28"/>
        </w:rPr>
        <w:t>&lt;view class="wrap"&gt;</w:t>
      </w:r>
    </w:p>
    <w:p w14:paraId="45166EC6" w14:textId="77777777" w:rsidR="00DF166E" w:rsidRDefault="00CB199E">
      <w:pPr>
        <w:spacing w:line="360" w:lineRule="auto"/>
        <w:ind w:firstLineChars="200" w:firstLine="480"/>
        <w:jc w:val="left"/>
        <w:rPr>
          <w:sz w:val="24"/>
          <w:szCs w:val="28"/>
        </w:rPr>
      </w:pPr>
      <w:r>
        <w:rPr>
          <w:sz w:val="24"/>
          <w:szCs w:val="28"/>
        </w:rPr>
        <w:tab/>
      </w:r>
      <w:r>
        <w:rPr>
          <w:sz w:val="24"/>
          <w:szCs w:val="28"/>
        </w:rPr>
        <w:tab/>
      </w:r>
      <w:r>
        <w:rPr>
          <w:sz w:val="24"/>
          <w:szCs w:val="28"/>
        </w:rPr>
        <w:tab/>
        <w:t>&lt;view flex-direction="</w:t>
      </w:r>
      <w:proofErr w:type="spellStart"/>
      <w:r>
        <w:rPr>
          <w:sz w:val="24"/>
          <w:szCs w:val="28"/>
        </w:rPr>
        <w:t>columm</w:t>
      </w:r>
      <w:proofErr w:type="spellEnd"/>
      <w:r>
        <w:rPr>
          <w:sz w:val="24"/>
          <w:szCs w:val="28"/>
        </w:rPr>
        <w:t>"&gt;</w:t>
      </w:r>
    </w:p>
    <w:p w14:paraId="08A47B53" w14:textId="77777777" w:rsidR="00DF166E" w:rsidRDefault="00CB199E">
      <w:pPr>
        <w:spacing w:line="360" w:lineRule="auto"/>
        <w:ind w:firstLineChars="200" w:firstLine="480"/>
        <w:jc w:val="left"/>
        <w:rPr>
          <w:sz w:val="24"/>
          <w:szCs w:val="28"/>
        </w:rPr>
      </w:pPr>
      <w:r>
        <w:rPr>
          <w:sz w:val="24"/>
          <w:szCs w:val="28"/>
        </w:rPr>
        <w:tab/>
      </w:r>
      <w:r>
        <w:rPr>
          <w:sz w:val="24"/>
          <w:szCs w:val="28"/>
        </w:rPr>
        <w:tab/>
      </w:r>
      <w:r>
        <w:rPr>
          <w:sz w:val="24"/>
          <w:szCs w:val="28"/>
        </w:rPr>
        <w:tab/>
        <w:t>&lt;u-cell-</w:t>
      </w:r>
      <w:proofErr w:type="gramStart"/>
      <w:r>
        <w:rPr>
          <w:sz w:val="24"/>
          <w:szCs w:val="28"/>
        </w:rPr>
        <w:t>group :show</w:t>
      </w:r>
      <w:proofErr w:type="gramEnd"/>
      <w:r>
        <w:rPr>
          <w:sz w:val="24"/>
          <w:szCs w:val="28"/>
        </w:rPr>
        <w:t>="</w:t>
      </w:r>
      <w:proofErr w:type="spellStart"/>
      <w:r>
        <w:rPr>
          <w:sz w:val="24"/>
          <w:szCs w:val="28"/>
        </w:rPr>
        <w:t>item.show</w:t>
      </w:r>
      <w:proofErr w:type="spellEnd"/>
      <w:r>
        <w:rPr>
          <w:sz w:val="24"/>
          <w:szCs w:val="28"/>
        </w:rPr>
        <w:t xml:space="preserve">" :index="index" </w:t>
      </w:r>
    </w:p>
    <w:p w14:paraId="291BC704" w14:textId="77777777" w:rsidR="00DF166E" w:rsidRDefault="00CB199E">
      <w:pPr>
        <w:spacing w:line="360" w:lineRule="auto"/>
        <w:ind w:firstLineChars="200" w:firstLine="480"/>
        <w:jc w:val="left"/>
        <w:rPr>
          <w:sz w:val="24"/>
          <w:szCs w:val="28"/>
        </w:rPr>
      </w:pPr>
      <w:r>
        <w:rPr>
          <w:sz w:val="24"/>
          <w:szCs w:val="28"/>
        </w:rPr>
        <w:lastRenderedPageBreak/>
        <w:tab/>
      </w:r>
      <w:r>
        <w:rPr>
          <w:sz w:val="24"/>
          <w:szCs w:val="28"/>
        </w:rPr>
        <w:tab/>
      </w:r>
      <w:r>
        <w:rPr>
          <w:sz w:val="24"/>
          <w:szCs w:val="28"/>
        </w:rPr>
        <w:tab/>
      </w:r>
      <w:r>
        <w:rPr>
          <w:sz w:val="24"/>
          <w:szCs w:val="28"/>
        </w:rPr>
        <w:tab/>
      </w:r>
      <w:r>
        <w:rPr>
          <w:sz w:val="24"/>
          <w:szCs w:val="28"/>
        </w:rPr>
        <w:tab/>
      </w:r>
      <w:r>
        <w:rPr>
          <w:sz w:val="24"/>
          <w:szCs w:val="28"/>
        </w:rPr>
        <w:tab/>
        <w:t xml:space="preserve">v-for="(item, index) in list"  </w:t>
      </w:r>
    </w:p>
    <w:p w14:paraId="29AEB035" w14:textId="77777777" w:rsidR="00DF166E" w:rsidRDefault="00CB199E">
      <w:pPr>
        <w:spacing w:line="360" w:lineRule="auto"/>
        <w:ind w:firstLineChars="200" w:firstLine="480"/>
        <w:jc w:val="left"/>
        <w:rPr>
          <w:sz w:val="24"/>
          <w:szCs w:val="28"/>
        </w:rPr>
      </w:pPr>
      <w:r>
        <w:rPr>
          <w:sz w:val="24"/>
          <w:szCs w:val="28"/>
        </w:rPr>
        <w:tab/>
      </w:r>
      <w:r>
        <w:rPr>
          <w:sz w:val="24"/>
          <w:szCs w:val="28"/>
        </w:rPr>
        <w:tab/>
      </w:r>
      <w:r>
        <w:rPr>
          <w:sz w:val="24"/>
          <w:szCs w:val="28"/>
        </w:rPr>
        <w:tab/>
      </w:r>
      <w:r>
        <w:rPr>
          <w:sz w:val="24"/>
          <w:szCs w:val="28"/>
        </w:rPr>
        <w:tab/>
      </w:r>
      <w:r>
        <w:rPr>
          <w:sz w:val="24"/>
          <w:szCs w:val="28"/>
        </w:rPr>
        <w:tab/>
        <w:t>&gt;</w:t>
      </w:r>
    </w:p>
    <w:p w14:paraId="2DAAAD3C" w14:textId="77777777" w:rsidR="00DF166E" w:rsidRDefault="00CB199E">
      <w:pPr>
        <w:spacing w:line="360" w:lineRule="auto"/>
        <w:ind w:firstLineChars="200" w:firstLine="480"/>
        <w:jc w:val="left"/>
        <w:rPr>
          <w:sz w:val="24"/>
          <w:szCs w:val="28"/>
        </w:rPr>
      </w:pPr>
      <w:r>
        <w:rPr>
          <w:sz w:val="24"/>
          <w:szCs w:val="28"/>
        </w:rPr>
        <w:tab/>
      </w:r>
      <w:r>
        <w:rPr>
          <w:sz w:val="24"/>
          <w:szCs w:val="28"/>
        </w:rPr>
        <w:tab/>
      </w:r>
      <w:r>
        <w:rPr>
          <w:sz w:val="24"/>
          <w:szCs w:val="28"/>
        </w:rPr>
        <w:tab/>
      </w:r>
      <w:r>
        <w:rPr>
          <w:sz w:val="24"/>
          <w:szCs w:val="28"/>
        </w:rPr>
        <w:tab/>
      </w:r>
      <w:r>
        <w:rPr>
          <w:sz w:val="24"/>
          <w:szCs w:val="28"/>
        </w:rPr>
        <w:tab/>
        <w:t>&lt;u-cell-</w:t>
      </w:r>
      <w:proofErr w:type="gramStart"/>
      <w:r>
        <w:rPr>
          <w:sz w:val="24"/>
          <w:szCs w:val="28"/>
        </w:rPr>
        <w:t>item :title</w:t>
      </w:r>
      <w:proofErr w:type="gramEnd"/>
      <w:r>
        <w:rPr>
          <w:sz w:val="24"/>
          <w:szCs w:val="28"/>
        </w:rPr>
        <w:t>=item :arrow="false"&gt;&lt;/u-cell-item&gt;</w:t>
      </w:r>
    </w:p>
    <w:p w14:paraId="07C49152" w14:textId="77777777" w:rsidR="00DF166E" w:rsidRDefault="00CB199E">
      <w:pPr>
        <w:spacing w:line="360" w:lineRule="auto"/>
        <w:ind w:firstLineChars="200" w:firstLine="480"/>
        <w:jc w:val="left"/>
        <w:rPr>
          <w:sz w:val="24"/>
          <w:szCs w:val="28"/>
        </w:rPr>
      </w:pPr>
      <w:r>
        <w:rPr>
          <w:sz w:val="24"/>
          <w:szCs w:val="28"/>
        </w:rPr>
        <w:tab/>
      </w:r>
      <w:r>
        <w:rPr>
          <w:sz w:val="24"/>
          <w:szCs w:val="28"/>
        </w:rPr>
        <w:tab/>
      </w:r>
      <w:r>
        <w:rPr>
          <w:sz w:val="24"/>
          <w:szCs w:val="28"/>
        </w:rPr>
        <w:tab/>
        <w:t>&lt;/u-cell-group&gt;</w:t>
      </w:r>
    </w:p>
    <w:p w14:paraId="1B07A4F3" w14:textId="77777777" w:rsidR="00DF166E" w:rsidRDefault="00CB199E">
      <w:pPr>
        <w:spacing w:line="360" w:lineRule="auto"/>
        <w:ind w:firstLineChars="200" w:firstLine="480"/>
        <w:jc w:val="left"/>
        <w:rPr>
          <w:sz w:val="24"/>
          <w:szCs w:val="28"/>
        </w:rPr>
      </w:pPr>
      <w:r>
        <w:rPr>
          <w:sz w:val="24"/>
          <w:szCs w:val="28"/>
        </w:rPr>
        <w:tab/>
      </w:r>
      <w:r>
        <w:rPr>
          <w:sz w:val="24"/>
          <w:szCs w:val="28"/>
        </w:rPr>
        <w:tab/>
      </w:r>
      <w:r>
        <w:rPr>
          <w:sz w:val="24"/>
          <w:szCs w:val="28"/>
        </w:rPr>
        <w:tab/>
        <w:t>&lt;/view&gt;</w:t>
      </w:r>
    </w:p>
    <w:p w14:paraId="0701CFAD" w14:textId="45CE1C40" w:rsidR="008E3495" w:rsidRDefault="00CB199E">
      <w:pPr>
        <w:spacing w:line="360" w:lineRule="auto"/>
        <w:ind w:firstLineChars="200" w:firstLine="480"/>
        <w:jc w:val="left"/>
        <w:rPr>
          <w:sz w:val="24"/>
          <w:szCs w:val="28"/>
        </w:rPr>
      </w:pPr>
      <w:r>
        <w:rPr>
          <w:sz w:val="24"/>
          <w:szCs w:val="28"/>
        </w:rPr>
        <w:tab/>
        <w:t>&lt;/view&gt;</w:t>
      </w:r>
    </w:p>
    <w:p w14:paraId="7EC21206" w14:textId="77777777" w:rsidR="00DF166E" w:rsidRDefault="00CB199E">
      <w:pPr>
        <w:spacing w:line="360" w:lineRule="auto"/>
        <w:jc w:val="center"/>
        <w:rPr>
          <w:sz w:val="24"/>
          <w:szCs w:val="28"/>
        </w:rPr>
        <w:pPrChange w:id="748" w:author="thinkpad" w:date="2021-04-29T00:07:00Z">
          <w:pPr>
            <w:spacing w:line="360" w:lineRule="auto"/>
            <w:ind w:firstLineChars="200" w:firstLine="480"/>
            <w:jc w:val="center"/>
          </w:pPr>
        </w:pPrChange>
      </w:pPr>
      <w:r>
        <w:rPr>
          <w:rFonts w:hint="eastAsia"/>
          <w:noProof/>
          <w:sz w:val="24"/>
          <w:szCs w:val="28"/>
        </w:rPr>
        <w:drawing>
          <wp:inline distT="0" distB="0" distL="0" distR="0" wp14:anchorId="023AD8DB" wp14:editId="269DF8B1">
            <wp:extent cx="1428750" cy="2964180"/>
            <wp:effectExtent l="0" t="0" r="0" b="7620"/>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36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429155" cy="2965071"/>
                    </a:xfrm>
                    <a:prstGeom prst="rect">
                      <a:avLst/>
                    </a:prstGeom>
                    <a:noFill/>
                    <a:ln>
                      <a:noFill/>
                    </a:ln>
                  </pic:spPr>
                </pic:pic>
              </a:graphicData>
            </a:graphic>
          </wp:inline>
        </w:drawing>
      </w:r>
    </w:p>
    <w:p w14:paraId="763A7087" w14:textId="2830B2B9" w:rsidR="00DF166E" w:rsidRPr="00E03A6F" w:rsidRDefault="00CB199E">
      <w:pPr>
        <w:pStyle w:val="a3"/>
        <w:jc w:val="center"/>
        <w:rPr>
          <w:rFonts w:ascii="Times New Roman" w:eastAsia="宋体" w:hAnsi="Times New Roman" w:cs="Times New Roman"/>
          <w:b/>
          <w:rPrChange w:id="749" w:author="thinkpad" w:date="2021-05-05T00:31:00Z">
            <w:rPr>
              <w:rFonts w:ascii="黑体" w:eastAsia="黑体" w:hAnsi="黑体" w:cs="黑体"/>
            </w:rPr>
          </w:rPrChange>
        </w:rPr>
        <w:pPrChange w:id="750" w:author="thinkpad" w:date="2021-05-05T00:31:00Z">
          <w:pPr>
            <w:spacing w:line="360" w:lineRule="auto"/>
            <w:jc w:val="center"/>
          </w:pPr>
        </w:pPrChange>
      </w:pPr>
      <w:r w:rsidRPr="00E03A6F">
        <w:rPr>
          <w:rFonts w:ascii="Times New Roman" w:eastAsia="宋体" w:hAnsi="Times New Roman" w:cs="Times New Roman" w:hint="eastAsia"/>
          <w:b/>
          <w:sz w:val="21"/>
          <w:rPrChange w:id="751" w:author="thinkpad" w:date="2021-05-05T00:31:00Z">
            <w:rPr>
              <w:rFonts w:ascii="黑体" w:hAnsi="黑体" w:cs="黑体" w:hint="eastAsia"/>
            </w:rPr>
          </w:rPrChange>
        </w:rPr>
        <w:t>图</w:t>
      </w:r>
      <w:r w:rsidRPr="00E03A6F">
        <w:rPr>
          <w:rFonts w:ascii="Times New Roman" w:eastAsia="宋体" w:hAnsi="Times New Roman" w:cs="Times New Roman"/>
          <w:b/>
          <w:sz w:val="21"/>
          <w:rPrChange w:id="752" w:author="thinkpad" w:date="2021-05-05T00:31:00Z">
            <w:rPr>
              <w:rFonts w:ascii="黑体" w:hAnsi="黑体" w:cs="黑体"/>
            </w:rPr>
          </w:rPrChange>
        </w:rPr>
        <w:t>5-</w:t>
      </w:r>
      <w:del w:id="753" w:author="thinkpad" w:date="2021-05-05T00:41:00Z">
        <w:r w:rsidRPr="00E03A6F" w:rsidDel="00CF7F97">
          <w:rPr>
            <w:rFonts w:ascii="Times New Roman" w:eastAsia="宋体" w:hAnsi="Times New Roman" w:cs="Times New Roman"/>
            <w:b/>
            <w:sz w:val="21"/>
            <w:rPrChange w:id="754" w:author="thinkpad" w:date="2021-05-05T00:31:00Z">
              <w:rPr>
                <w:rFonts w:ascii="黑体" w:hAnsi="黑体" w:cs="黑体"/>
              </w:rPr>
            </w:rPrChange>
          </w:rPr>
          <w:delText xml:space="preserve">3 </w:delText>
        </w:r>
      </w:del>
      <w:ins w:id="755" w:author="thinkpad" w:date="2021-05-05T00:41:00Z">
        <w:r w:rsidR="00CF7F97">
          <w:rPr>
            <w:rFonts w:ascii="Times New Roman" w:eastAsia="宋体" w:hAnsi="Times New Roman" w:cs="Times New Roman" w:hint="eastAsia"/>
            <w:b/>
            <w:sz w:val="21"/>
          </w:rPr>
          <w:t>10</w:t>
        </w:r>
        <w:r w:rsidR="00CF7F97" w:rsidRPr="00E03A6F">
          <w:rPr>
            <w:rFonts w:ascii="Times New Roman" w:eastAsia="宋体" w:hAnsi="Times New Roman" w:cs="Times New Roman"/>
            <w:b/>
            <w:sz w:val="21"/>
            <w:rPrChange w:id="756" w:author="thinkpad" w:date="2021-05-05T00:31:00Z">
              <w:rPr>
                <w:rFonts w:ascii="黑体" w:hAnsi="黑体" w:cs="黑体"/>
              </w:rPr>
            </w:rPrChange>
          </w:rPr>
          <w:t xml:space="preserve"> </w:t>
        </w:r>
      </w:ins>
      <w:r w:rsidRPr="00E03A6F">
        <w:rPr>
          <w:rFonts w:ascii="Times New Roman" w:eastAsia="宋体" w:hAnsi="Times New Roman" w:cs="Times New Roman" w:hint="eastAsia"/>
          <w:b/>
          <w:sz w:val="21"/>
          <w:rPrChange w:id="757" w:author="thinkpad" w:date="2021-05-05T00:31:00Z">
            <w:rPr>
              <w:rFonts w:ascii="黑体" w:hAnsi="黑体" w:cs="黑体" w:hint="eastAsia"/>
            </w:rPr>
          </w:rPrChange>
        </w:rPr>
        <w:t>报错页面</w:t>
      </w:r>
    </w:p>
    <w:p w14:paraId="1463D441" w14:textId="77777777" w:rsidR="00F254E7" w:rsidRDefault="00F254E7">
      <w:pPr>
        <w:widowControl/>
        <w:jc w:val="left"/>
        <w:rPr>
          <w:ins w:id="758" w:author="Administrator" w:date="2021-05-05T17:39:00Z"/>
          <w:rFonts w:ascii="黑体" w:eastAsia="黑体" w:hAnsi="黑体" w:cs="黑体"/>
          <w:sz w:val="28"/>
          <w:szCs w:val="32"/>
        </w:rPr>
      </w:pPr>
      <w:bookmarkStart w:id="759" w:name="_Toc12477"/>
      <w:ins w:id="760" w:author="Administrator" w:date="2021-05-05T17:39:00Z">
        <w:r>
          <w:rPr>
            <w:rFonts w:ascii="黑体" w:eastAsia="黑体" w:hAnsi="黑体" w:cs="黑体"/>
            <w:sz w:val="28"/>
            <w:szCs w:val="32"/>
          </w:rPr>
          <w:br w:type="page"/>
        </w:r>
      </w:ins>
    </w:p>
    <w:p w14:paraId="3AFBF117" w14:textId="6DEF6789" w:rsidR="00DF166E" w:rsidRDefault="00CB199E">
      <w:pPr>
        <w:spacing w:line="360" w:lineRule="auto"/>
        <w:outlineLvl w:val="1"/>
        <w:rPr>
          <w:rFonts w:ascii="黑体" w:eastAsia="黑体" w:hAnsi="黑体" w:cs="黑体"/>
          <w:sz w:val="28"/>
          <w:szCs w:val="32"/>
        </w:rPr>
      </w:pPr>
      <w:r>
        <w:rPr>
          <w:rFonts w:ascii="黑体" w:eastAsia="黑体" w:hAnsi="黑体" w:cs="黑体" w:hint="eastAsia"/>
          <w:sz w:val="28"/>
          <w:szCs w:val="32"/>
        </w:rPr>
        <w:lastRenderedPageBreak/>
        <w:t>5.</w:t>
      </w:r>
      <w:r w:rsidR="004B7E52">
        <w:rPr>
          <w:rFonts w:ascii="黑体" w:eastAsia="黑体" w:hAnsi="黑体" w:cs="黑体"/>
          <w:sz w:val="28"/>
          <w:szCs w:val="32"/>
        </w:rPr>
        <w:t>7</w:t>
      </w:r>
      <w:r>
        <w:rPr>
          <w:rFonts w:ascii="黑体" w:eastAsia="黑体" w:hAnsi="黑体" w:cs="黑体" w:hint="eastAsia"/>
          <w:sz w:val="28"/>
          <w:szCs w:val="32"/>
        </w:rPr>
        <w:t xml:space="preserve"> 控制台页面</w:t>
      </w:r>
      <w:del w:id="761" w:author="Administrator" w:date="2021-05-05T17:35:00Z">
        <w:r w:rsidDel="00F254E7">
          <w:rPr>
            <w:rFonts w:ascii="黑体" w:eastAsia="黑体" w:hAnsi="黑体" w:cs="黑体" w:hint="eastAsia"/>
            <w:sz w:val="28"/>
            <w:szCs w:val="32"/>
          </w:rPr>
          <w:delText xml:space="preserve"> </w:delText>
        </w:r>
      </w:del>
      <w:r>
        <w:rPr>
          <w:rFonts w:ascii="黑体" w:eastAsia="黑体" w:hAnsi="黑体" w:cs="黑体" w:hint="eastAsia"/>
          <w:sz w:val="28"/>
          <w:szCs w:val="32"/>
        </w:rPr>
        <w:t>实现</w:t>
      </w:r>
      <w:bookmarkEnd w:id="759"/>
    </w:p>
    <w:p w14:paraId="3CD8E59B" w14:textId="77777777" w:rsidR="00F254E7" w:rsidRDefault="00CB199E">
      <w:pPr>
        <w:spacing w:line="360" w:lineRule="auto"/>
        <w:ind w:firstLineChars="200" w:firstLine="480"/>
        <w:jc w:val="left"/>
        <w:outlineLvl w:val="1"/>
        <w:rPr>
          <w:ins w:id="762" w:author="Administrator" w:date="2021-05-05T17:35:00Z"/>
          <w:rFonts w:ascii="宋体" w:hAnsi="宋体" w:cs="黑体"/>
          <w:sz w:val="24"/>
          <w:szCs w:val="32"/>
        </w:rPr>
        <w:pPrChange w:id="763" w:author="thinkpad" w:date="2021-05-05T00:41:00Z">
          <w:pPr>
            <w:spacing w:line="360" w:lineRule="auto"/>
            <w:outlineLvl w:val="1"/>
          </w:pPr>
        </w:pPrChange>
      </w:pPr>
      <w:r>
        <w:rPr>
          <w:rFonts w:ascii="宋体" w:hAnsi="宋体" w:cs="黑体" w:hint="eastAsia"/>
          <w:sz w:val="24"/>
          <w:szCs w:val="32"/>
          <w:rPrChange w:id="764" w:author="thinkpad" w:date="2021-04-29T00:08:00Z">
            <w:rPr>
              <w:rFonts w:ascii="黑体" w:eastAsia="黑体" w:hAnsi="黑体" w:cs="黑体" w:hint="eastAsia"/>
              <w:sz w:val="28"/>
              <w:szCs w:val="32"/>
            </w:rPr>
          </w:rPrChange>
        </w:rPr>
        <w:t>该页面就是处理数据的输入，与运行结果的输出</w:t>
      </w:r>
      <w:ins w:id="765" w:author="thinkpad" w:date="2021-04-29T00:11:00Z">
        <w:r>
          <w:rPr>
            <w:rFonts w:ascii="宋体" w:hAnsi="宋体" w:cs="黑体" w:hint="eastAsia"/>
            <w:sz w:val="24"/>
            <w:szCs w:val="32"/>
          </w:rPr>
          <w:t>，</w:t>
        </w:r>
      </w:ins>
      <w:r>
        <w:rPr>
          <w:rFonts w:ascii="宋体" w:hAnsi="宋体" w:cs="黑体" w:hint="eastAsia"/>
          <w:sz w:val="24"/>
          <w:szCs w:val="32"/>
          <w:rPrChange w:id="766" w:author="thinkpad" w:date="2021-04-29T00:08:00Z">
            <w:rPr>
              <w:rFonts w:ascii="黑体" w:eastAsia="黑体" w:hAnsi="黑体" w:cs="黑体" w:hint="eastAsia"/>
              <w:sz w:val="28"/>
              <w:szCs w:val="32"/>
            </w:rPr>
          </w:rPrChange>
        </w:rPr>
        <w:t>采用</w:t>
      </w:r>
      <w:r>
        <w:rPr>
          <w:rFonts w:ascii="宋体" w:hAnsi="宋体" w:cs="黑体"/>
          <w:sz w:val="24"/>
          <w:szCs w:val="32"/>
          <w:rPrChange w:id="767" w:author="thinkpad" w:date="2021-04-29T00:08:00Z">
            <w:rPr>
              <w:rFonts w:ascii="黑体" w:eastAsia="黑体" w:hAnsi="黑体" w:cs="黑体"/>
              <w:sz w:val="28"/>
              <w:szCs w:val="32"/>
            </w:rPr>
          </w:rPrChange>
        </w:rPr>
        <w:t>filed控件来获取多行的输入，当按下发送键时将数据发送到服务器获取输出信息</w:t>
      </w:r>
      <w:ins w:id="768" w:author="thinkpad" w:date="2021-04-29T00:11:00Z">
        <w:r>
          <w:rPr>
            <w:rFonts w:ascii="宋体" w:hAnsi="宋体" w:cs="黑体" w:hint="eastAsia"/>
            <w:sz w:val="24"/>
            <w:szCs w:val="32"/>
          </w:rPr>
          <w:t>。</w:t>
        </w:r>
      </w:ins>
    </w:p>
    <w:p w14:paraId="3B9DEA4C" w14:textId="500D5941" w:rsidR="00DF166E" w:rsidRDefault="00CB199E">
      <w:pPr>
        <w:spacing w:line="360" w:lineRule="auto"/>
        <w:ind w:firstLineChars="200" w:firstLine="480"/>
        <w:jc w:val="left"/>
        <w:outlineLvl w:val="1"/>
        <w:rPr>
          <w:rFonts w:ascii="宋体" w:hAnsi="宋体" w:cs="黑体"/>
          <w:sz w:val="24"/>
          <w:szCs w:val="32"/>
        </w:rPr>
        <w:pPrChange w:id="769" w:author="thinkpad" w:date="2021-05-05T00:41:00Z">
          <w:pPr>
            <w:spacing w:line="360" w:lineRule="auto"/>
            <w:outlineLvl w:val="1"/>
          </w:pPr>
        </w:pPrChange>
      </w:pPr>
      <w:r>
        <w:rPr>
          <w:rFonts w:ascii="宋体" w:hAnsi="宋体" w:cs="黑体" w:hint="eastAsia"/>
          <w:sz w:val="24"/>
          <w:szCs w:val="32"/>
          <w:rPrChange w:id="770" w:author="thinkpad" w:date="2021-04-29T00:08:00Z">
            <w:rPr>
              <w:rFonts w:ascii="黑体" w:eastAsia="黑体" w:hAnsi="黑体" w:cs="黑体" w:hint="eastAsia"/>
              <w:sz w:val="28"/>
              <w:szCs w:val="32"/>
            </w:rPr>
          </w:rPrChange>
        </w:rPr>
        <w:t>前端界面</w:t>
      </w:r>
      <w:ins w:id="771" w:author="thinkpad" w:date="2021-05-05T00:41:00Z">
        <w:r w:rsidR="00CF7F97">
          <w:rPr>
            <w:rFonts w:ascii="宋体" w:hAnsi="宋体" w:cs="黑体" w:hint="eastAsia"/>
            <w:sz w:val="24"/>
            <w:szCs w:val="32"/>
          </w:rPr>
          <w:t>如图5-1</w:t>
        </w:r>
      </w:ins>
      <w:ins w:id="772" w:author="Administrator" w:date="2021-05-05T17:36:00Z">
        <w:r w:rsidR="00F254E7">
          <w:rPr>
            <w:rFonts w:ascii="宋体" w:hAnsi="宋体" w:cs="黑体"/>
            <w:sz w:val="24"/>
            <w:szCs w:val="32"/>
          </w:rPr>
          <w:t>-</w:t>
        </w:r>
      </w:ins>
      <w:ins w:id="773" w:author="thinkpad" w:date="2021-05-05T00:41:00Z">
        <w:r w:rsidR="00CF7F97">
          <w:rPr>
            <w:rFonts w:ascii="宋体" w:hAnsi="宋体" w:cs="黑体" w:hint="eastAsia"/>
            <w:sz w:val="24"/>
            <w:szCs w:val="32"/>
          </w:rPr>
          <w:t>1所示</w:t>
        </w:r>
      </w:ins>
      <w:ins w:id="774" w:author="thinkpad" w:date="2021-05-05T00:42:00Z">
        <w:r w:rsidR="00CF7F97">
          <w:rPr>
            <w:rFonts w:ascii="宋体" w:hAnsi="宋体" w:cs="黑体" w:hint="eastAsia"/>
            <w:sz w:val="24"/>
            <w:szCs w:val="32"/>
          </w:rPr>
          <w:t>。</w:t>
        </w:r>
      </w:ins>
      <w:ins w:id="775" w:author="Administrator" w:date="2021-05-05T17:36:00Z">
        <w:r w:rsidR="00F254E7">
          <w:rPr>
            <w:rFonts w:ascii="宋体" w:hAnsi="宋体" w:cs="黑体" w:hint="eastAsia"/>
            <w:sz w:val="24"/>
            <w:szCs w:val="32"/>
          </w:rPr>
          <w:t>通过field组件完成数据的输出与显示</w:t>
        </w:r>
      </w:ins>
      <w:ins w:id="776" w:author="Administrator" w:date="2021-05-05T17:37:00Z">
        <w:r w:rsidR="00F254E7">
          <w:rPr>
            <w:rFonts w:ascii="宋体" w:hAnsi="宋体" w:cs="黑体" w:hint="eastAsia"/>
            <w:sz w:val="24"/>
            <w:szCs w:val="32"/>
          </w:rPr>
          <w:t>，当按下send按钮时，获取input组件的数据并向服务器flas</w:t>
        </w:r>
      </w:ins>
      <w:ins w:id="777" w:author="Administrator" w:date="2021-05-05T17:38:00Z">
        <w:r w:rsidR="00F254E7">
          <w:rPr>
            <w:rFonts w:ascii="宋体" w:hAnsi="宋体" w:cs="黑体" w:hint="eastAsia"/>
            <w:sz w:val="24"/>
            <w:szCs w:val="32"/>
          </w:rPr>
          <w:t>k发送数据并请求运行当前的源代码并返回相应的结果，从而显示在output上，</w:t>
        </w:r>
      </w:ins>
    </w:p>
    <w:p w14:paraId="343232A3" w14:textId="77777777" w:rsidR="00DF166E" w:rsidRDefault="00CB199E">
      <w:pPr>
        <w:spacing w:line="360" w:lineRule="auto"/>
        <w:jc w:val="center"/>
        <w:rPr>
          <w:rFonts w:ascii="宋体" w:hAnsi="宋体" w:cs="宋体"/>
          <w:sz w:val="24"/>
          <w:szCs w:val="28"/>
        </w:rPr>
        <w:pPrChange w:id="778" w:author="thinkpad" w:date="2021-04-29T00:10:00Z">
          <w:pPr>
            <w:spacing w:line="360" w:lineRule="auto"/>
            <w:jc w:val="left"/>
          </w:pPr>
        </w:pPrChange>
      </w:pPr>
      <w:r>
        <w:rPr>
          <w:rFonts w:hint="eastAsia"/>
          <w:noProof/>
          <w:sz w:val="24"/>
          <w:szCs w:val="28"/>
        </w:rPr>
        <w:drawing>
          <wp:inline distT="0" distB="0" distL="0" distR="0" wp14:anchorId="155A5B73" wp14:editId="4672F749">
            <wp:extent cx="1257300" cy="2607945"/>
            <wp:effectExtent l="0" t="0" r="0" b="1905"/>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36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257656" cy="2609262"/>
                    </a:xfrm>
                    <a:prstGeom prst="rect">
                      <a:avLst/>
                    </a:prstGeom>
                    <a:noFill/>
                    <a:ln>
                      <a:noFill/>
                    </a:ln>
                  </pic:spPr>
                </pic:pic>
              </a:graphicData>
            </a:graphic>
          </wp:inline>
        </w:drawing>
      </w:r>
    </w:p>
    <w:p w14:paraId="4FD5236F" w14:textId="77777777" w:rsidR="00F254E7" w:rsidRPr="00E03A6F" w:rsidDel="00F254E7" w:rsidRDefault="00CB199E">
      <w:pPr>
        <w:pStyle w:val="a3"/>
        <w:jc w:val="center"/>
        <w:rPr>
          <w:del w:id="779" w:author="Administrator" w:date="2021-05-05T17:35:00Z"/>
          <w:rFonts w:ascii="Times New Roman" w:eastAsia="宋体" w:hAnsi="Times New Roman" w:cs="Times New Roman"/>
          <w:b/>
          <w:sz w:val="21"/>
          <w:rPrChange w:id="780" w:author="thinkpad" w:date="2021-05-05T00:31:00Z">
            <w:rPr>
              <w:del w:id="781" w:author="Administrator" w:date="2021-05-05T17:35:00Z"/>
              <w:rFonts w:ascii="黑体" w:eastAsia="黑体" w:hAnsi="黑体" w:cs="黑体"/>
              <w:sz w:val="32"/>
              <w:szCs w:val="32"/>
            </w:rPr>
          </w:rPrChange>
        </w:rPr>
        <w:pPrChange w:id="782" w:author="thinkpad" w:date="2021-05-05T00:31:00Z">
          <w:pPr>
            <w:spacing w:line="360" w:lineRule="auto"/>
            <w:jc w:val="center"/>
          </w:pPr>
        </w:pPrChange>
      </w:pPr>
      <w:r w:rsidRPr="00E03A6F">
        <w:rPr>
          <w:rFonts w:hint="eastAsia"/>
          <w:b/>
          <w:rPrChange w:id="783" w:author="thinkpad" w:date="2021-05-05T00:31:00Z">
            <w:rPr>
              <w:rFonts w:hint="eastAsia"/>
              <w:b/>
              <w:bCs/>
              <w:szCs w:val="21"/>
            </w:rPr>
          </w:rPrChange>
        </w:rPr>
        <w:t>图</w:t>
      </w:r>
      <w:r w:rsidRPr="00E03A6F">
        <w:rPr>
          <w:b/>
          <w:rPrChange w:id="784" w:author="thinkpad" w:date="2021-05-05T00:31:00Z">
            <w:rPr>
              <w:b/>
              <w:bCs/>
              <w:szCs w:val="21"/>
            </w:rPr>
          </w:rPrChange>
        </w:rPr>
        <w:t>5-</w:t>
      </w:r>
      <w:del w:id="785" w:author="thinkpad" w:date="2021-05-05T00:41:00Z">
        <w:r w:rsidRPr="00E03A6F" w:rsidDel="00CF7F97">
          <w:rPr>
            <w:b/>
            <w:rPrChange w:id="786" w:author="thinkpad" w:date="2021-05-05T00:31:00Z">
              <w:rPr>
                <w:b/>
                <w:bCs/>
                <w:szCs w:val="21"/>
              </w:rPr>
            </w:rPrChange>
          </w:rPr>
          <w:delText xml:space="preserve">4 </w:delText>
        </w:r>
      </w:del>
      <w:ins w:id="787" w:author="thinkpad" w:date="2021-05-05T00:41:00Z">
        <w:r w:rsidR="00CF7F97">
          <w:rPr>
            <w:rFonts w:ascii="Times New Roman" w:eastAsia="宋体" w:hAnsi="Times New Roman" w:cs="Times New Roman" w:hint="eastAsia"/>
            <w:b/>
            <w:sz w:val="21"/>
          </w:rPr>
          <w:t>11</w:t>
        </w:r>
        <w:r w:rsidR="00CF7F97" w:rsidRPr="00E03A6F">
          <w:rPr>
            <w:b/>
            <w:rPrChange w:id="788" w:author="thinkpad" w:date="2021-05-05T00:31:00Z">
              <w:rPr>
                <w:b/>
                <w:bCs/>
                <w:szCs w:val="21"/>
              </w:rPr>
            </w:rPrChange>
          </w:rPr>
          <w:t xml:space="preserve"> </w:t>
        </w:r>
      </w:ins>
      <w:r w:rsidRPr="00E03A6F">
        <w:rPr>
          <w:rFonts w:hint="eastAsia"/>
          <w:b/>
          <w:rPrChange w:id="789" w:author="thinkpad" w:date="2021-05-05T00:31:00Z">
            <w:rPr>
              <w:rFonts w:hint="eastAsia"/>
              <w:b/>
              <w:bCs/>
              <w:szCs w:val="21"/>
            </w:rPr>
          </w:rPrChange>
        </w:rPr>
        <w:t>控制台界面</w:t>
      </w:r>
      <w:bookmarkStart w:id="790" w:name="_Toc24085"/>
      <w:ins w:id="791" w:author="Administrator" w:date="2021-05-05T17:39:00Z">
        <w:r w:rsidR="00F254E7">
          <w:rPr>
            <w:rFonts w:ascii="Times New Roman" w:eastAsia="宋体" w:hAnsi="Times New Roman" w:cs="Times New Roman" w:hint="eastAsia"/>
            <w:b/>
            <w:sz w:val="21"/>
          </w:rPr>
          <w:t>前端</w:t>
        </w:r>
      </w:ins>
    </w:p>
    <w:p w14:paraId="3EBD4825" w14:textId="11DB57EB" w:rsidR="00F254E7" w:rsidRDefault="00F254E7">
      <w:pPr>
        <w:pStyle w:val="a3"/>
        <w:jc w:val="center"/>
        <w:rPr>
          <w:ins w:id="792" w:author="Administrator" w:date="2021-05-05T17:35:00Z"/>
        </w:rPr>
        <w:pPrChange w:id="793" w:author="Administrator" w:date="2021-05-05T17:35:00Z">
          <w:pPr>
            <w:spacing w:line="360" w:lineRule="auto"/>
            <w:outlineLvl w:val="1"/>
          </w:pPr>
        </w:pPrChange>
      </w:pPr>
    </w:p>
    <w:p w14:paraId="3F3674A6" w14:textId="2796E495" w:rsidR="00F254E7" w:rsidRDefault="00F254E7" w:rsidP="004B7E52">
      <w:pPr>
        <w:spacing w:line="360" w:lineRule="auto"/>
        <w:outlineLvl w:val="1"/>
        <w:rPr>
          <w:ins w:id="794" w:author="Administrator" w:date="2021-05-05T17:39:00Z"/>
          <w:sz w:val="24"/>
        </w:rPr>
      </w:pPr>
      <w:ins w:id="795" w:author="Administrator" w:date="2021-05-05T17:39:00Z">
        <w:r>
          <w:rPr>
            <w:sz w:val="24"/>
          </w:rPr>
          <w:t>F</w:t>
        </w:r>
        <w:r>
          <w:rPr>
            <w:rFonts w:hint="eastAsia"/>
            <w:sz w:val="24"/>
          </w:rPr>
          <w:t>lask</w:t>
        </w:r>
        <w:proofErr w:type="gramStart"/>
        <w:r>
          <w:rPr>
            <w:rFonts w:hint="eastAsia"/>
            <w:sz w:val="24"/>
          </w:rPr>
          <w:t>端负责</w:t>
        </w:r>
        <w:proofErr w:type="gramEnd"/>
        <w:r>
          <w:rPr>
            <w:rFonts w:hint="eastAsia"/>
            <w:sz w:val="24"/>
          </w:rPr>
          <w:t>与</w:t>
        </w:r>
      </w:ins>
      <w:proofErr w:type="spellStart"/>
      <w:ins w:id="796" w:author="Administrator" w:date="2021-05-05T17:40:00Z">
        <w:r>
          <w:rPr>
            <w:rFonts w:hint="eastAsia"/>
            <w:sz w:val="24"/>
          </w:rPr>
          <w:t>linux</w:t>
        </w:r>
        <w:proofErr w:type="spellEnd"/>
        <w:r>
          <w:rPr>
            <w:sz w:val="24"/>
          </w:rPr>
          <w:t xml:space="preserve"> shell</w:t>
        </w:r>
        <w:r>
          <w:rPr>
            <w:rFonts w:hint="eastAsia"/>
            <w:sz w:val="24"/>
          </w:rPr>
          <w:t>的交互，</w:t>
        </w:r>
        <w:r>
          <w:rPr>
            <w:rFonts w:hint="eastAsia"/>
            <w:sz w:val="24"/>
          </w:rPr>
          <w:t>flask</w:t>
        </w:r>
        <w:r>
          <w:rPr>
            <w:sz w:val="24"/>
          </w:rPr>
          <w:t xml:space="preserve"> </w:t>
        </w:r>
        <w:r>
          <w:rPr>
            <w:rFonts w:hint="eastAsia"/>
            <w:sz w:val="24"/>
          </w:rPr>
          <w:t>app</w:t>
        </w:r>
        <w:r>
          <w:rPr>
            <w:rFonts w:hint="eastAsia"/>
            <w:sz w:val="24"/>
          </w:rPr>
          <w:t>接受</w:t>
        </w:r>
      </w:ins>
      <w:ins w:id="797" w:author="Administrator" w:date="2021-05-05T17:43:00Z">
        <w:r w:rsidR="008E3495">
          <w:rPr>
            <w:rFonts w:hint="eastAsia"/>
            <w:sz w:val="24"/>
          </w:rPr>
          <w:t>到</w:t>
        </w:r>
      </w:ins>
      <w:ins w:id="798" w:author="Administrator" w:date="2021-05-05T17:40:00Z">
        <w:r>
          <w:rPr>
            <w:rFonts w:hint="eastAsia"/>
            <w:sz w:val="24"/>
          </w:rPr>
          <w:t>前端的</w:t>
        </w:r>
      </w:ins>
      <w:ins w:id="799" w:author="Administrator" w:date="2021-05-05T17:41:00Z">
        <w:r>
          <w:rPr>
            <w:rFonts w:hint="eastAsia"/>
            <w:sz w:val="24"/>
          </w:rPr>
          <w:t>请求</w:t>
        </w:r>
      </w:ins>
      <w:ins w:id="800" w:author="Administrator" w:date="2021-05-05T17:43:00Z">
        <w:r w:rsidR="008E3495">
          <w:rPr>
            <w:rFonts w:hint="eastAsia"/>
            <w:sz w:val="24"/>
          </w:rPr>
          <w:t>后</w:t>
        </w:r>
      </w:ins>
      <w:ins w:id="801" w:author="Administrator" w:date="2021-05-05T17:41:00Z">
        <w:r>
          <w:rPr>
            <w:rFonts w:hint="eastAsia"/>
            <w:sz w:val="24"/>
          </w:rPr>
          <w:t>，</w:t>
        </w:r>
      </w:ins>
      <w:ins w:id="802" w:author="Administrator" w:date="2021-05-05T17:43:00Z">
        <w:r w:rsidR="008E3495">
          <w:rPr>
            <w:rFonts w:hint="eastAsia"/>
            <w:sz w:val="24"/>
          </w:rPr>
          <w:t>开始</w:t>
        </w:r>
      </w:ins>
      <w:ins w:id="803" w:author="Administrator" w:date="2021-05-05T17:41:00Z">
        <w:r>
          <w:rPr>
            <w:rFonts w:hint="eastAsia"/>
            <w:sz w:val="24"/>
          </w:rPr>
          <w:t>调用</w:t>
        </w:r>
        <w:proofErr w:type="spellStart"/>
        <w:r>
          <w:rPr>
            <w:rFonts w:hint="eastAsia"/>
            <w:sz w:val="24"/>
          </w:rPr>
          <w:t>compl</w:t>
        </w:r>
      </w:ins>
      <w:ins w:id="804" w:author="Administrator" w:date="2021-05-05T17:42:00Z">
        <w:r>
          <w:rPr>
            <w:rFonts w:hint="eastAsia"/>
            <w:sz w:val="24"/>
          </w:rPr>
          <w:t>ie</w:t>
        </w:r>
      </w:ins>
      <w:proofErr w:type="spellEnd"/>
      <w:ins w:id="805" w:author="Administrator" w:date="2021-05-05T17:43:00Z">
        <w:r>
          <w:rPr>
            <w:rFonts w:hint="eastAsia"/>
            <w:sz w:val="24"/>
          </w:rPr>
          <w:t>的</w:t>
        </w:r>
        <w:r>
          <w:rPr>
            <w:rFonts w:hint="eastAsia"/>
            <w:sz w:val="24"/>
          </w:rPr>
          <w:t>run</w:t>
        </w:r>
        <w:r>
          <w:rPr>
            <w:rFonts w:hint="eastAsia"/>
            <w:sz w:val="24"/>
          </w:rPr>
          <w:t>函数</w:t>
        </w:r>
      </w:ins>
      <w:ins w:id="806" w:author="Administrator" w:date="2021-05-05T17:41:00Z">
        <w:r>
          <w:rPr>
            <w:rFonts w:hint="eastAsia"/>
            <w:sz w:val="24"/>
          </w:rPr>
          <w:t>，</w:t>
        </w:r>
      </w:ins>
      <w:ins w:id="807" w:author="Administrator" w:date="2021-05-05T17:45:00Z">
        <w:r w:rsidR="008E3495">
          <w:rPr>
            <w:rFonts w:hint="eastAsia"/>
            <w:sz w:val="24"/>
          </w:rPr>
          <w:t>先将</w:t>
        </w:r>
      </w:ins>
      <w:ins w:id="808" w:author="Administrator" w:date="2021-05-05T17:46:00Z">
        <w:r w:rsidR="008E3495">
          <w:rPr>
            <w:rFonts w:hint="eastAsia"/>
            <w:sz w:val="24"/>
          </w:rPr>
          <w:t>前端接收到的输入数据写入到</w:t>
        </w:r>
        <w:proofErr w:type="spellStart"/>
        <w:r w:rsidR="008E3495">
          <w:rPr>
            <w:rFonts w:hint="eastAsia"/>
            <w:sz w:val="24"/>
          </w:rPr>
          <w:t>filein</w:t>
        </w:r>
        <w:proofErr w:type="spellEnd"/>
        <w:r w:rsidR="008E3495">
          <w:rPr>
            <w:sz w:val="24"/>
          </w:rPr>
          <w:t>文件中，之后</w:t>
        </w:r>
      </w:ins>
      <w:ins w:id="809" w:author="Administrator" w:date="2021-05-05T17:43:00Z">
        <w:r w:rsidR="008E3495">
          <w:rPr>
            <w:rFonts w:hint="eastAsia"/>
            <w:sz w:val="24"/>
          </w:rPr>
          <w:t>通过</w:t>
        </w:r>
      </w:ins>
      <w:ins w:id="810" w:author="Administrator" w:date="2021-05-05T17:44:00Z">
        <w:r w:rsidR="008E3495">
          <w:rPr>
            <w:rFonts w:hint="eastAsia"/>
            <w:sz w:val="24"/>
          </w:rPr>
          <w:t>subprocess</w:t>
        </w:r>
        <w:proofErr w:type="gramStart"/>
        <w:r w:rsidR="008E3495">
          <w:rPr>
            <w:rFonts w:hint="eastAsia"/>
            <w:sz w:val="24"/>
          </w:rPr>
          <w:t>来</w:t>
        </w:r>
      </w:ins>
      <w:bookmarkStart w:id="811" w:name="_GoBack"/>
      <w:bookmarkEnd w:id="811"/>
      <w:ins w:id="812" w:author="Administrator" w:date="2021-05-05T17:46:00Z">
        <w:r w:rsidR="008E3495">
          <w:rPr>
            <w:rFonts w:hint="eastAsia"/>
            <w:sz w:val="24"/>
          </w:rPr>
          <w:t>命</w:t>
        </w:r>
        <w:proofErr w:type="gramEnd"/>
        <w:r w:rsidR="008E3495">
          <w:rPr>
            <w:rFonts w:hint="eastAsia"/>
            <w:sz w:val="24"/>
          </w:rPr>
          <w:t>令</w:t>
        </w:r>
        <w:proofErr w:type="spellStart"/>
        <w:r w:rsidR="008E3495">
          <w:rPr>
            <w:rFonts w:hint="eastAsia"/>
            <w:sz w:val="24"/>
          </w:rPr>
          <w:t>l</w:t>
        </w:r>
      </w:ins>
      <w:ins w:id="813" w:author="Administrator" w:date="2021-05-05T17:44:00Z">
        <w:r w:rsidR="008E3495">
          <w:rPr>
            <w:rFonts w:hint="eastAsia"/>
            <w:sz w:val="24"/>
          </w:rPr>
          <w:t>inux</w:t>
        </w:r>
        <w:proofErr w:type="spellEnd"/>
        <w:r w:rsidR="008E3495">
          <w:rPr>
            <w:sz w:val="24"/>
          </w:rPr>
          <w:t xml:space="preserve"> </w:t>
        </w:r>
        <w:r w:rsidR="008E3495">
          <w:rPr>
            <w:rFonts w:hint="eastAsia"/>
            <w:sz w:val="24"/>
          </w:rPr>
          <w:t>shell</w:t>
        </w:r>
        <w:r w:rsidR="008E3495">
          <w:rPr>
            <w:rFonts w:hint="eastAsia"/>
            <w:sz w:val="24"/>
          </w:rPr>
          <w:t>来运行之前编译</w:t>
        </w:r>
      </w:ins>
      <w:ins w:id="814" w:author="Administrator" w:date="2021-05-05T17:46:00Z">
        <w:r w:rsidR="008E3495">
          <w:rPr>
            <w:rFonts w:hint="eastAsia"/>
            <w:sz w:val="24"/>
          </w:rPr>
          <w:t>环节</w:t>
        </w:r>
      </w:ins>
      <w:ins w:id="815" w:author="Administrator" w:date="2021-05-05T17:44:00Z">
        <w:r w:rsidR="008E3495">
          <w:rPr>
            <w:rFonts w:hint="eastAsia"/>
            <w:sz w:val="24"/>
          </w:rPr>
          <w:t>在用户空间中生成的源程序，并</w:t>
        </w:r>
      </w:ins>
      <w:ins w:id="816" w:author="Administrator" w:date="2021-05-05T17:46:00Z">
        <w:r w:rsidR="008E3495">
          <w:rPr>
            <w:rFonts w:hint="eastAsia"/>
            <w:sz w:val="24"/>
          </w:rPr>
          <w:t>通过文件流</w:t>
        </w:r>
      </w:ins>
      <w:ins w:id="817" w:author="Administrator" w:date="2021-05-05T17:47:00Z">
        <w:r w:rsidR="008E3495">
          <w:rPr>
            <w:rFonts w:hint="eastAsia"/>
            <w:sz w:val="24"/>
          </w:rPr>
          <w:t>的方式将</w:t>
        </w:r>
        <w:proofErr w:type="spellStart"/>
        <w:r w:rsidR="008E3495">
          <w:rPr>
            <w:rFonts w:hint="eastAsia"/>
            <w:sz w:val="24"/>
          </w:rPr>
          <w:t>filein</w:t>
        </w:r>
        <w:proofErr w:type="spellEnd"/>
        <w:r w:rsidR="008E3495">
          <w:rPr>
            <w:rFonts w:hint="eastAsia"/>
            <w:sz w:val="24"/>
          </w:rPr>
          <w:t>文件中的输入导入当前执行的文件中，并获取输出并返回前端</w:t>
        </w:r>
      </w:ins>
    </w:p>
    <w:p w14:paraId="7E857FB7" w14:textId="77777777" w:rsidR="00F254E7" w:rsidRPr="002D546B" w:rsidRDefault="00F254E7" w:rsidP="004B7E52">
      <w:pPr>
        <w:spacing w:line="360" w:lineRule="auto"/>
        <w:outlineLvl w:val="1"/>
        <w:rPr>
          <w:sz w:val="24"/>
          <w:szCs w:val="24"/>
          <w:rPrChange w:id="818" w:author="栾 锟" w:date="2021-05-05T22:28:00Z">
            <w:rPr/>
          </w:rPrChange>
        </w:rPr>
      </w:pPr>
      <w:r w:rsidRPr="002D546B">
        <w:rPr>
          <w:sz w:val="24"/>
          <w:szCs w:val="24"/>
          <w:rPrChange w:id="819" w:author="栾 锟" w:date="2021-05-05T22:28:00Z">
            <w:rPr/>
          </w:rPrChange>
        </w:rPr>
        <w:t>Flask</w:t>
      </w:r>
      <w:proofErr w:type="gramStart"/>
      <w:r w:rsidRPr="002D546B">
        <w:rPr>
          <w:rFonts w:hint="eastAsia"/>
          <w:sz w:val="24"/>
          <w:szCs w:val="24"/>
          <w:rPrChange w:id="820" w:author="栾 锟" w:date="2021-05-05T22:28:00Z">
            <w:rPr>
              <w:rFonts w:hint="eastAsia"/>
            </w:rPr>
          </w:rPrChange>
        </w:rPr>
        <w:t>端关键</w:t>
      </w:r>
      <w:proofErr w:type="gramEnd"/>
      <w:r w:rsidRPr="002D546B">
        <w:rPr>
          <w:rFonts w:hint="eastAsia"/>
          <w:sz w:val="24"/>
          <w:szCs w:val="24"/>
          <w:rPrChange w:id="821" w:author="栾 锟" w:date="2021-05-05T22:28:00Z">
            <w:rPr>
              <w:rFonts w:hint="eastAsia"/>
            </w:rPr>
          </w:rPrChange>
        </w:rPr>
        <w:t>代码</w:t>
      </w:r>
      <w:ins w:id="822" w:author="thinkpad" w:date="2021-05-05T00:42:00Z">
        <w:r w:rsidRPr="002D546B">
          <w:rPr>
            <w:rFonts w:hint="eastAsia"/>
            <w:sz w:val="24"/>
            <w:szCs w:val="24"/>
            <w:rPrChange w:id="823" w:author="栾 锟" w:date="2021-05-05T22:28:00Z">
              <w:rPr>
                <w:rFonts w:hint="eastAsia"/>
                <w:sz w:val="24"/>
              </w:rPr>
            </w:rPrChange>
          </w:rPr>
          <w:t>：</w:t>
        </w:r>
      </w:ins>
    </w:p>
    <w:p w14:paraId="62818C3C" w14:textId="77777777" w:rsidR="00F254E7" w:rsidRPr="002D546B" w:rsidRDefault="00F254E7" w:rsidP="004B7E52">
      <w:pPr>
        <w:spacing w:line="360" w:lineRule="auto"/>
        <w:outlineLvl w:val="1"/>
        <w:rPr>
          <w:sz w:val="24"/>
          <w:szCs w:val="24"/>
          <w:rPrChange w:id="824" w:author="栾 锟" w:date="2021-05-05T22:28:00Z">
            <w:rPr/>
          </w:rPrChange>
        </w:rPr>
      </w:pPr>
      <w:r w:rsidRPr="002D546B">
        <w:rPr>
          <w:sz w:val="24"/>
          <w:szCs w:val="24"/>
          <w:rPrChange w:id="825" w:author="栾 锟" w:date="2021-05-05T22:28:00Z">
            <w:rPr/>
          </w:rPrChange>
        </w:rPr>
        <w:t>def run(</w:t>
      </w:r>
      <w:proofErr w:type="spellStart"/>
      <w:proofErr w:type="gramStart"/>
      <w:r w:rsidRPr="002D546B">
        <w:rPr>
          <w:sz w:val="24"/>
          <w:szCs w:val="24"/>
          <w:rPrChange w:id="826" w:author="栾 锟" w:date="2021-05-05T22:28:00Z">
            <w:rPr/>
          </w:rPrChange>
        </w:rPr>
        <w:t>src,inpu</w:t>
      </w:r>
      <w:proofErr w:type="spellEnd"/>
      <w:proofErr w:type="gramEnd"/>
      <w:r w:rsidRPr="002D546B">
        <w:rPr>
          <w:sz w:val="24"/>
          <w:szCs w:val="24"/>
          <w:rPrChange w:id="827" w:author="栾 锟" w:date="2021-05-05T22:28:00Z">
            <w:rPr/>
          </w:rPrChange>
        </w:rPr>
        <w:t>):</w:t>
      </w:r>
    </w:p>
    <w:p w14:paraId="1EEDC446" w14:textId="77777777" w:rsidR="00F254E7" w:rsidRPr="002D546B" w:rsidRDefault="00F254E7" w:rsidP="004B7E52">
      <w:pPr>
        <w:spacing w:line="360" w:lineRule="auto"/>
        <w:outlineLvl w:val="1"/>
        <w:rPr>
          <w:sz w:val="24"/>
          <w:szCs w:val="24"/>
          <w:rPrChange w:id="828" w:author="栾 锟" w:date="2021-05-05T22:28:00Z">
            <w:rPr/>
          </w:rPrChange>
        </w:rPr>
      </w:pPr>
      <w:r w:rsidRPr="002D546B">
        <w:rPr>
          <w:sz w:val="24"/>
          <w:szCs w:val="24"/>
          <w:rPrChange w:id="829" w:author="栾 锟" w:date="2021-05-05T22:28:00Z">
            <w:rPr/>
          </w:rPrChange>
        </w:rPr>
        <w:t xml:space="preserve">    </w:t>
      </w:r>
      <w:proofErr w:type="spellStart"/>
      <w:r w:rsidRPr="002D546B">
        <w:rPr>
          <w:sz w:val="24"/>
          <w:szCs w:val="24"/>
          <w:rPrChange w:id="830" w:author="栾 锟" w:date="2021-05-05T22:28:00Z">
            <w:rPr/>
          </w:rPrChange>
        </w:rPr>
        <w:t>filein</w:t>
      </w:r>
      <w:proofErr w:type="spellEnd"/>
      <w:r w:rsidRPr="002D546B">
        <w:rPr>
          <w:sz w:val="24"/>
          <w:szCs w:val="24"/>
          <w:rPrChange w:id="831" w:author="栾 锟" w:date="2021-05-05T22:28:00Z">
            <w:rPr/>
          </w:rPrChange>
        </w:rPr>
        <w:t xml:space="preserve"> = open(</w:t>
      </w:r>
      <w:proofErr w:type="spellStart"/>
      <w:r w:rsidRPr="002D546B">
        <w:rPr>
          <w:sz w:val="24"/>
          <w:szCs w:val="24"/>
          <w:rPrChange w:id="832" w:author="栾 锟" w:date="2021-05-05T22:28:00Z">
            <w:rPr/>
          </w:rPrChange>
        </w:rPr>
        <w:t>src</w:t>
      </w:r>
      <w:proofErr w:type="spellEnd"/>
      <w:r w:rsidRPr="002D546B">
        <w:rPr>
          <w:sz w:val="24"/>
          <w:szCs w:val="24"/>
          <w:rPrChange w:id="833" w:author="栾 锟" w:date="2021-05-05T22:28:00Z">
            <w:rPr/>
          </w:rPrChange>
        </w:rPr>
        <w:t>+"</w:t>
      </w:r>
      <w:proofErr w:type="spellStart"/>
      <w:r w:rsidRPr="002D546B">
        <w:rPr>
          <w:sz w:val="24"/>
          <w:szCs w:val="24"/>
          <w:rPrChange w:id="834" w:author="栾 锟" w:date="2021-05-05T22:28:00Z">
            <w:rPr/>
          </w:rPrChange>
        </w:rPr>
        <w:t>filein</w:t>
      </w:r>
      <w:proofErr w:type="spellEnd"/>
      <w:r w:rsidRPr="002D546B">
        <w:rPr>
          <w:sz w:val="24"/>
          <w:szCs w:val="24"/>
          <w:rPrChange w:id="835" w:author="栾 锟" w:date="2021-05-05T22:28:00Z">
            <w:rPr/>
          </w:rPrChange>
        </w:rPr>
        <w:t>","w")</w:t>
      </w:r>
    </w:p>
    <w:p w14:paraId="228F692E" w14:textId="77777777" w:rsidR="00F254E7" w:rsidRPr="002D546B" w:rsidRDefault="00F254E7" w:rsidP="004B7E52">
      <w:pPr>
        <w:spacing w:line="360" w:lineRule="auto"/>
        <w:outlineLvl w:val="1"/>
        <w:rPr>
          <w:sz w:val="24"/>
          <w:szCs w:val="24"/>
          <w:rPrChange w:id="836" w:author="栾 锟" w:date="2021-05-05T22:28:00Z">
            <w:rPr/>
          </w:rPrChange>
        </w:rPr>
      </w:pPr>
      <w:r w:rsidRPr="002D546B">
        <w:rPr>
          <w:sz w:val="24"/>
          <w:szCs w:val="24"/>
          <w:rPrChange w:id="837" w:author="栾 锟" w:date="2021-05-05T22:28:00Z">
            <w:rPr/>
          </w:rPrChange>
        </w:rPr>
        <w:t xml:space="preserve">    </w:t>
      </w:r>
      <w:proofErr w:type="spellStart"/>
      <w:proofErr w:type="gramStart"/>
      <w:r w:rsidRPr="002D546B">
        <w:rPr>
          <w:sz w:val="24"/>
          <w:szCs w:val="24"/>
          <w:rPrChange w:id="838" w:author="栾 锟" w:date="2021-05-05T22:28:00Z">
            <w:rPr/>
          </w:rPrChange>
        </w:rPr>
        <w:t>filein.write</w:t>
      </w:r>
      <w:proofErr w:type="spellEnd"/>
      <w:proofErr w:type="gramEnd"/>
      <w:r w:rsidRPr="002D546B">
        <w:rPr>
          <w:sz w:val="24"/>
          <w:szCs w:val="24"/>
          <w:rPrChange w:id="839" w:author="栾 锟" w:date="2021-05-05T22:28:00Z">
            <w:rPr/>
          </w:rPrChange>
        </w:rPr>
        <w:t>(</w:t>
      </w:r>
      <w:proofErr w:type="spellStart"/>
      <w:r w:rsidRPr="002D546B">
        <w:rPr>
          <w:sz w:val="24"/>
          <w:szCs w:val="24"/>
          <w:rPrChange w:id="840" w:author="栾 锟" w:date="2021-05-05T22:28:00Z">
            <w:rPr/>
          </w:rPrChange>
        </w:rPr>
        <w:t>inpu</w:t>
      </w:r>
      <w:proofErr w:type="spellEnd"/>
      <w:r w:rsidRPr="002D546B">
        <w:rPr>
          <w:sz w:val="24"/>
          <w:szCs w:val="24"/>
          <w:rPrChange w:id="841" w:author="栾 锟" w:date="2021-05-05T22:28:00Z">
            <w:rPr/>
          </w:rPrChange>
        </w:rPr>
        <w:t>)</w:t>
      </w:r>
    </w:p>
    <w:p w14:paraId="72C2C294" w14:textId="77777777" w:rsidR="00F254E7" w:rsidRPr="002D546B" w:rsidRDefault="00F254E7" w:rsidP="004B7E52">
      <w:pPr>
        <w:spacing w:line="360" w:lineRule="auto"/>
        <w:outlineLvl w:val="1"/>
        <w:rPr>
          <w:sz w:val="24"/>
          <w:szCs w:val="24"/>
          <w:rPrChange w:id="842" w:author="栾 锟" w:date="2021-05-05T22:28:00Z">
            <w:rPr/>
          </w:rPrChange>
        </w:rPr>
      </w:pPr>
      <w:r w:rsidRPr="002D546B">
        <w:rPr>
          <w:sz w:val="24"/>
          <w:szCs w:val="24"/>
          <w:rPrChange w:id="843" w:author="栾 锟" w:date="2021-05-05T22:28:00Z">
            <w:rPr/>
          </w:rPrChange>
        </w:rPr>
        <w:t xml:space="preserve">    </w:t>
      </w:r>
      <w:proofErr w:type="spellStart"/>
      <w:proofErr w:type="gramStart"/>
      <w:r w:rsidRPr="002D546B">
        <w:rPr>
          <w:sz w:val="24"/>
          <w:szCs w:val="24"/>
          <w:rPrChange w:id="844" w:author="栾 锟" w:date="2021-05-05T22:28:00Z">
            <w:rPr/>
          </w:rPrChange>
        </w:rPr>
        <w:t>filein.close</w:t>
      </w:r>
      <w:proofErr w:type="spellEnd"/>
      <w:proofErr w:type="gramEnd"/>
      <w:r w:rsidRPr="002D546B">
        <w:rPr>
          <w:sz w:val="24"/>
          <w:szCs w:val="24"/>
          <w:rPrChange w:id="845" w:author="栾 锟" w:date="2021-05-05T22:28:00Z">
            <w:rPr/>
          </w:rPrChange>
        </w:rPr>
        <w:t>()</w:t>
      </w:r>
    </w:p>
    <w:p w14:paraId="34AFA2CD" w14:textId="0B734EBE" w:rsidR="00F254E7" w:rsidRPr="002D546B" w:rsidRDefault="00F254E7" w:rsidP="004B7E52">
      <w:pPr>
        <w:spacing w:line="360" w:lineRule="auto"/>
        <w:outlineLvl w:val="1"/>
        <w:rPr>
          <w:sz w:val="24"/>
          <w:szCs w:val="24"/>
          <w:rPrChange w:id="846" w:author="栾 锟" w:date="2021-05-05T22:28:00Z">
            <w:rPr/>
          </w:rPrChange>
        </w:rPr>
      </w:pPr>
      <w:r w:rsidRPr="002D546B">
        <w:rPr>
          <w:sz w:val="24"/>
          <w:szCs w:val="24"/>
          <w:rPrChange w:id="847" w:author="栾 锟" w:date="2021-05-05T22:28:00Z">
            <w:rPr/>
          </w:rPrChange>
        </w:rPr>
        <w:t xml:space="preserve">    </w:t>
      </w:r>
      <w:proofErr w:type="spellStart"/>
      <w:r w:rsidRPr="002D546B">
        <w:rPr>
          <w:sz w:val="24"/>
          <w:szCs w:val="24"/>
          <w:rPrChange w:id="848" w:author="栾 锟" w:date="2021-05-05T22:28:00Z">
            <w:rPr/>
          </w:rPrChange>
        </w:rPr>
        <w:t>filein</w:t>
      </w:r>
      <w:proofErr w:type="spellEnd"/>
      <w:r w:rsidRPr="002D546B">
        <w:rPr>
          <w:sz w:val="24"/>
          <w:szCs w:val="24"/>
          <w:rPrChange w:id="849" w:author="栾 锟" w:date="2021-05-05T22:28:00Z">
            <w:rPr/>
          </w:rPrChange>
        </w:rPr>
        <w:t xml:space="preserve"> = open(</w:t>
      </w:r>
      <w:proofErr w:type="spellStart"/>
      <w:r w:rsidRPr="002D546B">
        <w:rPr>
          <w:sz w:val="24"/>
          <w:szCs w:val="24"/>
          <w:rPrChange w:id="850" w:author="栾 锟" w:date="2021-05-05T22:28:00Z">
            <w:rPr/>
          </w:rPrChange>
        </w:rPr>
        <w:t>src</w:t>
      </w:r>
      <w:proofErr w:type="spellEnd"/>
      <w:r w:rsidRPr="002D546B">
        <w:rPr>
          <w:sz w:val="24"/>
          <w:szCs w:val="24"/>
          <w:rPrChange w:id="851" w:author="栾 锟" w:date="2021-05-05T22:28:00Z">
            <w:rPr/>
          </w:rPrChange>
        </w:rPr>
        <w:t>+"</w:t>
      </w:r>
      <w:proofErr w:type="spellStart"/>
      <w:r w:rsidRPr="002D546B">
        <w:rPr>
          <w:sz w:val="24"/>
          <w:szCs w:val="24"/>
          <w:rPrChange w:id="852" w:author="栾 锟" w:date="2021-05-05T22:28:00Z">
            <w:rPr/>
          </w:rPrChange>
        </w:rPr>
        <w:t>filein</w:t>
      </w:r>
      <w:proofErr w:type="spellEnd"/>
      <w:r w:rsidRPr="002D546B">
        <w:rPr>
          <w:sz w:val="24"/>
          <w:szCs w:val="24"/>
          <w:rPrChange w:id="853" w:author="栾 锟" w:date="2021-05-05T22:28:00Z">
            <w:rPr/>
          </w:rPrChange>
        </w:rPr>
        <w:t>","r")</w:t>
      </w:r>
    </w:p>
    <w:p w14:paraId="51054FD7" w14:textId="77777777" w:rsidR="00F254E7" w:rsidRPr="002D546B" w:rsidRDefault="00F254E7" w:rsidP="004B7E52">
      <w:pPr>
        <w:spacing w:line="360" w:lineRule="auto"/>
        <w:outlineLvl w:val="1"/>
        <w:rPr>
          <w:sz w:val="24"/>
          <w:szCs w:val="24"/>
          <w:rPrChange w:id="854" w:author="栾 锟" w:date="2021-05-05T22:28:00Z">
            <w:rPr/>
          </w:rPrChange>
        </w:rPr>
      </w:pPr>
      <w:r w:rsidRPr="002D546B">
        <w:rPr>
          <w:sz w:val="24"/>
          <w:szCs w:val="24"/>
          <w:rPrChange w:id="855" w:author="栾 锟" w:date="2021-05-05T22:28:00Z">
            <w:rPr/>
          </w:rPrChange>
        </w:rPr>
        <w:t xml:space="preserve">    result = </w:t>
      </w:r>
      <w:proofErr w:type="spellStart"/>
      <w:proofErr w:type="gramStart"/>
      <w:r w:rsidRPr="002D546B">
        <w:rPr>
          <w:sz w:val="24"/>
          <w:szCs w:val="24"/>
          <w:rPrChange w:id="856" w:author="栾 锟" w:date="2021-05-05T22:28:00Z">
            <w:rPr/>
          </w:rPrChange>
        </w:rPr>
        <w:t>subprocess.Popen</w:t>
      </w:r>
      <w:proofErr w:type="spellEnd"/>
      <w:proofErr w:type="gramEnd"/>
      <w:r w:rsidRPr="002D546B">
        <w:rPr>
          <w:sz w:val="24"/>
          <w:szCs w:val="24"/>
          <w:rPrChange w:id="857" w:author="栾 锟" w:date="2021-05-05T22:28:00Z">
            <w:rPr/>
          </w:rPrChange>
        </w:rPr>
        <w:t>(</w:t>
      </w:r>
      <w:proofErr w:type="spellStart"/>
      <w:r w:rsidRPr="002D546B">
        <w:rPr>
          <w:sz w:val="24"/>
          <w:szCs w:val="24"/>
          <w:rPrChange w:id="858" w:author="栾 锟" w:date="2021-05-05T22:28:00Z">
            <w:rPr/>
          </w:rPrChange>
        </w:rPr>
        <w:t>src</w:t>
      </w:r>
      <w:proofErr w:type="spellEnd"/>
      <w:r w:rsidRPr="002D546B">
        <w:rPr>
          <w:sz w:val="24"/>
          <w:szCs w:val="24"/>
          <w:rPrChange w:id="859" w:author="栾 锟" w:date="2021-05-05T22:28:00Z">
            <w:rPr/>
          </w:rPrChange>
        </w:rPr>
        <w:t>+"</w:t>
      </w:r>
      <w:proofErr w:type="spellStart"/>
      <w:r w:rsidRPr="002D546B">
        <w:rPr>
          <w:sz w:val="24"/>
          <w:szCs w:val="24"/>
          <w:rPrChange w:id="860" w:author="栾 锟" w:date="2021-05-05T22:28:00Z">
            <w:rPr/>
          </w:rPrChange>
        </w:rPr>
        <w:t>app",shell</w:t>
      </w:r>
      <w:proofErr w:type="spellEnd"/>
      <w:r w:rsidRPr="002D546B">
        <w:rPr>
          <w:sz w:val="24"/>
          <w:szCs w:val="24"/>
          <w:rPrChange w:id="861" w:author="栾 锟" w:date="2021-05-05T22:28:00Z">
            <w:rPr/>
          </w:rPrChange>
        </w:rPr>
        <w:t>=</w:t>
      </w:r>
      <w:proofErr w:type="spellStart"/>
      <w:r w:rsidRPr="002D546B">
        <w:rPr>
          <w:sz w:val="24"/>
          <w:szCs w:val="24"/>
          <w:rPrChange w:id="862" w:author="栾 锟" w:date="2021-05-05T22:28:00Z">
            <w:rPr/>
          </w:rPrChange>
        </w:rPr>
        <w:t>True,stdin</w:t>
      </w:r>
      <w:proofErr w:type="spellEnd"/>
      <w:r w:rsidRPr="002D546B">
        <w:rPr>
          <w:sz w:val="24"/>
          <w:szCs w:val="24"/>
          <w:rPrChange w:id="863" w:author="栾 锟" w:date="2021-05-05T22:28:00Z">
            <w:rPr/>
          </w:rPrChange>
        </w:rPr>
        <w:t>=</w:t>
      </w:r>
      <w:proofErr w:type="spellStart"/>
      <w:r w:rsidRPr="002D546B">
        <w:rPr>
          <w:sz w:val="24"/>
          <w:szCs w:val="24"/>
          <w:rPrChange w:id="864" w:author="栾 锟" w:date="2021-05-05T22:28:00Z">
            <w:rPr/>
          </w:rPrChange>
        </w:rPr>
        <w:t>filein,stdout</w:t>
      </w:r>
      <w:proofErr w:type="spellEnd"/>
      <w:r w:rsidRPr="002D546B">
        <w:rPr>
          <w:sz w:val="24"/>
          <w:szCs w:val="24"/>
          <w:rPrChange w:id="865" w:author="栾 锟" w:date="2021-05-05T22:28:00Z">
            <w:rPr/>
          </w:rPrChange>
        </w:rPr>
        <w:t xml:space="preserve"> = </w:t>
      </w:r>
      <w:proofErr w:type="spellStart"/>
      <w:r w:rsidRPr="002D546B">
        <w:rPr>
          <w:sz w:val="24"/>
          <w:szCs w:val="24"/>
          <w:rPrChange w:id="866" w:author="栾 锟" w:date="2021-05-05T22:28:00Z">
            <w:rPr/>
          </w:rPrChange>
        </w:rPr>
        <w:t>subprocess.PIPE</w:t>
      </w:r>
      <w:proofErr w:type="spellEnd"/>
      <w:r w:rsidRPr="002D546B">
        <w:rPr>
          <w:sz w:val="24"/>
          <w:szCs w:val="24"/>
          <w:rPrChange w:id="867" w:author="栾 锟" w:date="2021-05-05T22:28:00Z">
            <w:rPr/>
          </w:rPrChange>
        </w:rPr>
        <w:t>);</w:t>
      </w:r>
    </w:p>
    <w:p w14:paraId="53D4BBE1" w14:textId="77777777" w:rsidR="00F254E7" w:rsidRPr="002D546B" w:rsidRDefault="00F254E7" w:rsidP="004B7E52">
      <w:pPr>
        <w:spacing w:line="360" w:lineRule="auto"/>
        <w:outlineLvl w:val="1"/>
        <w:rPr>
          <w:sz w:val="24"/>
          <w:szCs w:val="24"/>
          <w:rPrChange w:id="868" w:author="栾 锟" w:date="2021-05-05T22:28:00Z">
            <w:rPr/>
          </w:rPrChange>
        </w:rPr>
      </w:pPr>
      <w:r w:rsidRPr="002D546B">
        <w:rPr>
          <w:sz w:val="24"/>
          <w:szCs w:val="24"/>
          <w:rPrChange w:id="869" w:author="栾 锟" w:date="2021-05-05T22:28:00Z">
            <w:rPr/>
          </w:rPrChange>
        </w:rPr>
        <w:lastRenderedPageBreak/>
        <w:t xml:space="preserve">    s = </w:t>
      </w:r>
      <w:proofErr w:type="spellStart"/>
      <w:proofErr w:type="gramStart"/>
      <w:r w:rsidRPr="002D546B">
        <w:rPr>
          <w:sz w:val="24"/>
          <w:szCs w:val="24"/>
          <w:rPrChange w:id="870" w:author="栾 锟" w:date="2021-05-05T22:28:00Z">
            <w:rPr/>
          </w:rPrChange>
        </w:rPr>
        <w:t>result.communicate</w:t>
      </w:r>
      <w:proofErr w:type="spellEnd"/>
      <w:proofErr w:type="gramEnd"/>
      <w:r w:rsidRPr="002D546B">
        <w:rPr>
          <w:sz w:val="24"/>
          <w:szCs w:val="24"/>
          <w:rPrChange w:id="871" w:author="栾 锟" w:date="2021-05-05T22:28:00Z">
            <w:rPr/>
          </w:rPrChange>
        </w:rPr>
        <w:t>()[0]</w:t>
      </w:r>
    </w:p>
    <w:p w14:paraId="2338793D" w14:textId="77777777" w:rsidR="00F254E7" w:rsidRPr="002D546B" w:rsidRDefault="00F254E7" w:rsidP="004B7E52">
      <w:pPr>
        <w:spacing w:line="360" w:lineRule="auto"/>
        <w:outlineLvl w:val="1"/>
        <w:rPr>
          <w:sz w:val="24"/>
          <w:szCs w:val="24"/>
          <w:rPrChange w:id="872" w:author="栾 锟" w:date="2021-05-05T22:28:00Z">
            <w:rPr/>
          </w:rPrChange>
        </w:rPr>
      </w:pPr>
      <w:r w:rsidRPr="002D546B">
        <w:rPr>
          <w:sz w:val="24"/>
          <w:szCs w:val="24"/>
          <w:rPrChange w:id="873" w:author="栾 锟" w:date="2021-05-05T22:28:00Z">
            <w:rPr/>
          </w:rPrChange>
        </w:rPr>
        <w:t xml:space="preserve">    if s == None:</w:t>
      </w:r>
    </w:p>
    <w:p w14:paraId="488FCC1C" w14:textId="77777777" w:rsidR="00F254E7" w:rsidRPr="002D546B" w:rsidRDefault="00F254E7" w:rsidP="004B7E52">
      <w:pPr>
        <w:spacing w:line="360" w:lineRule="auto"/>
        <w:outlineLvl w:val="1"/>
        <w:rPr>
          <w:sz w:val="24"/>
          <w:szCs w:val="24"/>
          <w:rPrChange w:id="874" w:author="栾 锟" w:date="2021-05-05T22:28:00Z">
            <w:rPr/>
          </w:rPrChange>
        </w:rPr>
      </w:pPr>
      <w:r w:rsidRPr="002D546B">
        <w:rPr>
          <w:sz w:val="24"/>
          <w:szCs w:val="24"/>
          <w:rPrChange w:id="875" w:author="栾 锟" w:date="2021-05-05T22:28:00Z">
            <w:rPr/>
          </w:rPrChange>
        </w:rPr>
        <w:t xml:space="preserve">        s = ""</w:t>
      </w:r>
    </w:p>
    <w:p w14:paraId="4F963BCB" w14:textId="77777777" w:rsidR="00F254E7" w:rsidRPr="002D546B" w:rsidRDefault="00F254E7" w:rsidP="004B7E52">
      <w:pPr>
        <w:spacing w:line="360" w:lineRule="auto"/>
        <w:outlineLvl w:val="1"/>
        <w:rPr>
          <w:sz w:val="24"/>
          <w:szCs w:val="24"/>
          <w:rPrChange w:id="876" w:author="栾 锟" w:date="2021-05-05T22:28:00Z">
            <w:rPr/>
          </w:rPrChange>
        </w:rPr>
      </w:pPr>
      <w:r w:rsidRPr="002D546B">
        <w:rPr>
          <w:sz w:val="24"/>
          <w:szCs w:val="24"/>
          <w:rPrChange w:id="877" w:author="栾 锟" w:date="2021-05-05T22:28:00Z">
            <w:rPr/>
          </w:rPrChange>
        </w:rPr>
        <w:t xml:space="preserve">    </w:t>
      </w:r>
      <w:proofErr w:type="spellStart"/>
      <w:proofErr w:type="gramStart"/>
      <w:r w:rsidRPr="002D546B">
        <w:rPr>
          <w:sz w:val="24"/>
          <w:szCs w:val="24"/>
          <w:rPrChange w:id="878" w:author="栾 锟" w:date="2021-05-05T22:28:00Z">
            <w:rPr/>
          </w:rPrChange>
        </w:rPr>
        <w:t>filein.close</w:t>
      </w:r>
      <w:proofErr w:type="spellEnd"/>
      <w:proofErr w:type="gramEnd"/>
      <w:r w:rsidRPr="002D546B">
        <w:rPr>
          <w:sz w:val="24"/>
          <w:szCs w:val="24"/>
          <w:rPrChange w:id="879" w:author="栾 锟" w:date="2021-05-05T22:28:00Z">
            <w:rPr/>
          </w:rPrChange>
        </w:rPr>
        <w:t>()</w:t>
      </w:r>
    </w:p>
    <w:p w14:paraId="5180AA9E" w14:textId="77777777" w:rsidR="00F254E7" w:rsidRPr="002D546B" w:rsidRDefault="00F254E7" w:rsidP="004B7E52">
      <w:pPr>
        <w:spacing w:line="360" w:lineRule="auto"/>
        <w:outlineLvl w:val="1"/>
        <w:rPr>
          <w:sz w:val="24"/>
          <w:szCs w:val="24"/>
          <w:rPrChange w:id="880" w:author="栾 锟" w:date="2021-05-05T22:28:00Z">
            <w:rPr/>
          </w:rPrChange>
        </w:rPr>
      </w:pPr>
      <w:r w:rsidRPr="002D546B">
        <w:rPr>
          <w:sz w:val="24"/>
          <w:szCs w:val="24"/>
          <w:rPrChange w:id="881" w:author="栾 锟" w:date="2021-05-05T22:28:00Z">
            <w:rPr/>
          </w:rPrChange>
        </w:rPr>
        <w:t xml:space="preserve">    return s</w:t>
      </w:r>
    </w:p>
    <w:p w14:paraId="501E615D" w14:textId="77777777" w:rsidR="00F254E7" w:rsidRDefault="00F254E7" w:rsidP="004B7E52">
      <w:pPr>
        <w:spacing w:line="360" w:lineRule="auto"/>
        <w:outlineLvl w:val="0"/>
        <w:rPr>
          <w:rFonts w:ascii="黑体" w:eastAsia="黑体" w:hAnsi="黑体" w:cs="黑体"/>
          <w:sz w:val="32"/>
          <w:szCs w:val="32"/>
        </w:rPr>
      </w:pPr>
    </w:p>
    <w:p w14:paraId="388A1131" w14:textId="77777777" w:rsidR="00F254E7" w:rsidRDefault="00F254E7" w:rsidP="00E03A6F">
      <w:pPr>
        <w:pStyle w:val="a3"/>
        <w:jc w:val="center"/>
        <w:rPr>
          <w:rFonts w:ascii="黑体" w:hAnsi="黑体" w:cs="黑体"/>
          <w:sz w:val="32"/>
          <w:szCs w:val="32"/>
        </w:rPr>
      </w:pPr>
      <w:r>
        <w:rPr>
          <w:rFonts w:ascii="黑体" w:hAnsi="黑体" w:cs="黑体"/>
          <w:sz w:val="32"/>
          <w:szCs w:val="32"/>
        </w:rPr>
        <w:br w:type="page"/>
      </w:r>
    </w:p>
    <w:p w14:paraId="1889BE2D" w14:textId="23C24790" w:rsidR="00DF166E" w:rsidRDefault="00F254E7">
      <w:pPr>
        <w:pStyle w:val="a3"/>
        <w:jc w:val="center"/>
        <w:rPr>
          <w:sz w:val="32"/>
          <w:szCs w:val="32"/>
        </w:rPr>
        <w:pPrChange w:id="882" w:author="thinkpad" w:date="2021-05-05T00:31:00Z">
          <w:pPr>
            <w:spacing w:line="360" w:lineRule="auto"/>
            <w:jc w:val="center"/>
            <w:outlineLvl w:val="0"/>
          </w:pPr>
        </w:pPrChange>
      </w:pPr>
      <w:r>
        <w:rPr>
          <w:rFonts w:ascii="黑体" w:hAnsi="黑体" w:cs="黑体" w:hint="eastAsia"/>
          <w:sz w:val="32"/>
          <w:szCs w:val="32"/>
        </w:rPr>
        <w:lastRenderedPageBreak/>
        <w:t xml:space="preserve">6 </w:t>
      </w:r>
      <w:r>
        <w:rPr>
          <w:rFonts w:hint="eastAsia"/>
          <w:sz w:val="32"/>
          <w:szCs w:val="32"/>
        </w:rPr>
        <w:t>结论</w:t>
      </w:r>
      <w:bookmarkEnd w:id="790"/>
    </w:p>
    <w:p w14:paraId="7751847C" w14:textId="77777777" w:rsidR="00DF166E" w:rsidRDefault="00CB199E">
      <w:pPr>
        <w:pStyle w:val="2"/>
        <w:spacing w:before="0" w:after="0"/>
        <w:rPr>
          <w:sz w:val="24"/>
        </w:rPr>
      </w:pPr>
      <w:bookmarkStart w:id="883" w:name="_Toc512082652"/>
      <w:bookmarkStart w:id="884" w:name="_Toc11426"/>
      <w:r>
        <w:rPr>
          <w:rFonts w:hint="eastAsia"/>
        </w:rPr>
        <w:t>6.1</w:t>
      </w:r>
      <w:r>
        <w:t xml:space="preserve"> </w:t>
      </w:r>
      <w:r>
        <w:rPr>
          <w:rFonts w:hint="eastAsia"/>
        </w:rPr>
        <w:t>总结</w:t>
      </w:r>
      <w:bookmarkEnd w:id="883"/>
      <w:bookmarkEnd w:id="884"/>
    </w:p>
    <w:p w14:paraId="0D547579" w14:textId="77777777" w:rsidR="00DF166E" w:rsidRDefault="00CB199E">
      <w:pPr>
        <w:spacing w:line="360" w:lineRule="auto"/>
        <w:ind w:firstLineChars="200" w:firstLine="480"/>
        <w:rPr>
          <w:sz w:val="24"/>
          <w:szCs w:val="24"/>
        </w:rPr>
      </w:pPr>
      <w:r>
        <w:rPr>
          <w:sz w:val="24"/>
        </w:rPr>
        <w:t>本文围绕</w:t>
      </w:r>
      <w:r>
        <w:rPr>
          <w:rFonts w:hint="eastAsia"/>
          <w:sz w:val="24"/>
          <w:highlight w:val="yellow"/>
          <w:rPrChange w:id="885" w:author="thinkpad" w:date="2021-04-29T00:13:00Z">
            <w:rPr>
              <w:rFonts w:hint="eastAsia"/>
              <w:sz w:val="24"/>
            </w:rPr>
          </w:rPrChange>
        </w:rPr>
        <w:t>在线</w:t>
      </w:r>
      <w:r>
        <w:rPr>
          <w:sz w:val="24"/>
          <w:highlight w:val="yellow"/>
          <w:rPrChange w:id="886" w:author="thinkpad" w:date="2021-04-29T00:13:00Z">
            <w:rPr>
              <w:sz w:val="24"/>
            </w:rPr>
          </w:rPrChange>
        </w:rPr>
        <w:t>ide</w:t>
      </w:r>
      <w:r>
        <w:rPr>
          <w:sz w:val="24"/>
        </w:rPr>
        <w:t>的</w:t>
      </w:r>
      <w:r>
        <w:rPr>
          <w:rFonts w:hint="eastAsia"/>
          <w:sz w:val="24"/>
        </w:rPr>
        <w:t>详细</w:t>
      </w:r>
      <w:r>
        <w:rPr>
          <w:sz w:val="24"/>
        </w:rPr>
        <w:t>设计和开发，通过了解</w:t>
      </w:r>
      <w:r>
        <w:rPr>
          <w:rFonts w:hint="eastAsia"/>
          <w:sz w:val="24"/>
          <w:highlight w:val="yellow"/>
          <w:rPrChange w:id="887" w:author="thinkpad" w:date="2021-04-29T00:14:00Z">
            <w:rPr>
              <w:rFonts w:hint="eastAsia"/>
              <w:sz w:val="24"/>
            </w:rPr>
          </w:rPrChange>
        </w:rPr>
        <w:t>在线</w:t>
      </w:r>
      <w:r>
        <w:rPr>
          <w:sz w:val="24"/>
          <w:highlight w:val="yellow"/>
          <w:rPrChange w:id="888" w:author="thinkpad" w:date="2021-04-29T00:14:00Z">
            <w:rPr>
              <w:sz w:val="24"/>
            </w:rPr>
          </w:rPrChange>
        </w:rPr>
        <w:t>ide</w:t>
      </w:r>
      <w:r>
        <w:rPr>
          <w:sz w:val="24"/>
        </w:rPr>
        <w:t>的研究背景，以及在线</w:t>
      </w:r>
      <w:r>
        <w:rPr>
          <w:rFonts w:hint="eastAsia"/>
          <w:sz w:val="24"/>
        </w:rPr>
        <w:t>ide</w:t>
      </w:r>
      <w:r>
        <w:rPr>
          <w:rFonts w:hint="eastAsia"/>
          <w:sz w:val="24"/>
        </w:rPr>
        <w:t>目前在国内外</w:t>
      </w:r>
      <w:r>
        <w:rPr>
          <w:sz w:val="24"/>
        </w:rPr>
        <w:t>的研究现状，</w:t>
      </w:r>
      <w:r>
        <w:rPr>
          <w:sz w:val="24"/>
          <w:szCs w:val="24"/>
        </w:rPr>
        <w:t>得出在</w:t>
      </w:r>
      <w:r>
        <w:rPr>
          <w:rFonts w:hint="eastAsia"/>
          <w:sz w:val="24"/>
          <w:highlight w:val="yellow"/>
          <w:rPrChange w:id="889" w:author="thinkpad" w:date="2021-04-29T00:13:00Z">
            <w:rPr>
              <w:rFonts w:hint="eastAsia"/>
              <w:sz w:val="24"/>
              <w:szCs w:val="24"/>
            </w:rPr>
          </w:rPrChange>
        </w:rPr>
        <w:t>线</w:t>
      </w:r>
      <w:r>
        <w:rPr>
          <w:sz w:val="24"/>
          <w:highlight w:val="yellow"/>
          <w:rPrChange w:id="890" w:author="thinkpad" w:date="2021-04-29T00:13:00Z">
            <w:rPr>
              <w:sz w:val="24"/>
              <w:szCs w:val="24"/>
            </w:rPr>
          </w:rPrChange>
        </w:rPr>
        <w:t>ide</w:t>
      </w:r>
      <w:r>
        <w:rPr>
          <w:sz w:val="24"/>
          <w:szCs w:val="24"/>
        </w:rPr>
        <w:t>的设计与开发的</w:t>
      </w:r>
      <w:r>
        <w:rPr>
          <w:rFonts w:hint="eastAsia"/>
          <w:sz w:val="24"/>
          <w:szCs w:val="24"/>
        </w:rPr>
        <w:t>可行</w:t>
      </w:r>
      <w:r>
        <w:rPr>
          <w:sz w:val="24"/>
          <w:szCs w:val="24"/>
        </w:rPr>
        <w:t>性和必要性</w:t>
      </w:r>
      <w:r>
        <w:rPr>
          <w:sz w:val="24"/>
        </w:rPr>
        <w:t>，首先，本文主要</w:t>
      </w:r>
      <w:r>
        <w:rPr>
          <w:sz w:val="24"/>
          <w:szCs w:val="24"/>
        </w:rPr>
        <w:t>从</w:t>
      </w:r>
      <w:r>
        <w:rPr>
          <w:rFonts w:hint="eastAsia"/>
          <w:sz w:val="24"/>
          <w:highlight w:val="yellow"/>
          <w:rPrChange w:id="891" w:author="thinkpad" w:date="2021-04-29T00:13:00Z">
            <w:rPr>
              <w:rFonts w:hint="eastAsia"/>
              <w:sz w:val="24"/>
              <w:szCs w:val="24"/>
            </w:rPr>
          </w:rPrChange>
        </w:rPr>
        <w:t>在线</w:t>
      </w:r>
      <w:r>
        <w:rPr>
          <w:sz w:val="24"/>
          <w:highlight w:val="yellow"/>
          <w:rPrChange w:id="892" w:author="thinkpad" w:date="2021-04-29T00:13:00Z">
            <w:rPr>
              <w:sz w:val="24"/>
              <w:szCs w:val="24"/>
            </w:rPr>
          </w:rPrChange>
        </w:rPr>
        <w:t>ide</w:t>
      </w:r>
      <w:r>
        <w:rPr>
          <w:sz w:val="24"/>
          <w:szCs w:val="24"/>
        </w:rPr>
        <w:t>的开发技术，开发工具和相应的开发环境分析着手，为</w:t>
      </w:r>
      <w:r>
        <w:rPr>
          <w:rFonts w:hint="eastAsia"/>
          <w:sz w:val="24"/>
          <w:highlight w:val="yellow"/>
          <w:rPrChange w:id="893" w:author="thinkpad" w:date="2021-04-29T00:14:00Z">
            <w:rPr>
              <w:rFonts w:hint="eastAsia"/>
              <w:sz w:val="24"/>
              <w:szCs w:val="24"/>
            </w:rPr>
          </w:rPrChange>
        </w:rPr>
        <w:t>在线</w:t>
      </w:r>
      <w:r>
        <w:rPr>
          <w:sz w:val="24"/>
          <w:highlight w:val="yellow"/>
          <w:rPrChange w:id="894" w:author="thinkpad" w:date="2021-04-29T00:14:00Z">
            <w:rPr>
              <w:sz w:val="24"/>
              <w:szCs w:val="24"/>
            </w:rPr>
          </w:rPrChange>
        </w:rPr>
        <w:t>ide</w:t>
      </w:r>
      <w:r>
        <w:rPr>
          <w:sz w:val="24"/>
          <w:szCs w:val="24"/>
        </w:rPr>
        <w:t>的实现提供了充足的条件和可能性</w:t>
      </w:r>
      <w:r>
        <w:rPr>
          <w:rStyle w:val="af4"/>
          <w:sz w:val="24"/>
          <w:szCs w:val="24"/>
        </w:rPr>
        <w:t>[</w:t>
      </w:r>
      <w:r>
        <w:rPr>
          <w:rStyle w:val="af4"/>
          <w:sz w:val="24"/>
          <w:szCs w:val="24"/>
        </w:rPr>
        <w:endnoteReference w:id="2"/>
      </w:r>
      <w:r>
        <w:rPr>
          <w:rStyle w:val="af4"/>
          <w:sz w:val="24"/>
          <w:szCs w:val="24"/>
        </w:rPr>
        <w:t>]</w:t>
      </w:r>
      <w:r>
        <w:rPr>
          <w:sz w:val="24"/>
          <w:szCs w:val="24"/>
        </w:rPr>
        <w:t>。其次，从</w:t>
      </w:r>
      <w:r>
        <w:rPr>
          <w:rFonts w:hint="eastAsia"/>
          <w:sz w:val="24"/>
          <w:highlight w:val="yellow"/>
          <w:rPrChange w:id="895" w:author="thinkpad" w:date="2021-04-29T00:14:00Z">
            <w:rPr>
              <w:rFonts w:hint="eastAsia"/>
              <w:sz w:val="24"/>
              <w:szCs w:val="24"/>
            </w:rPr>
          </w:rPrChange>
        </w:rPr>
        <w:t>在线</w:t>
      </w:r>
      <w:r>
        <w:rPr>
          <w:sz w:val="24"/>
          <w:highlight w:val="yellow"/>
          <w:rPrChange w:id="896" w:author="thinkpad" w:date="2021-04-29T00:14:00Z">
            <w:rPr>
              <w:sz w:val="24"/>
              <w:szCs w:val="24"/>
            </w:rPr>
          </w:rPrChange>
        </w:rPr>
        <w:t>ide</w:t>
      </w:r>
      <w:r>
        <w:rPr>
          <w:sz w:val="24"/>
          <w:szCs w:val="24"/>
        </w:rPr>
        <w:t>的需求分析和可行性分析以及系统功能分析三个方面着重剖析了在线</w:t>
      </w:r>
      <w:r>
        <w:rPr>
          <w:rFonts w:hint="eastAsia"/>
          <w:sz w:val="24"/>
          <w:szCs w:val="24"/>
        </w:rPr>
        <w:t>ide</w:t>
      </w:r>
      <w:r>
        <w:rPr>
          <w:sz w:val="24"/>
          <w:szCs w:val="24"/>
        </w:rPr>
        <w:t>实现无论从经济上，还是技术上都是</w:t>
      </w:r>
      <w:r>
        <w:rPr>
          <w:rFonts w:hint="eastAsia"/>
          <w:sz w:val="24"/>
          <w:szCs w:val="24"/>
        </w:rPr>
        <w:t>完全能实现</w:t>
      </w:r>
      <w:r>
        <w:rPr>
          <w:sz w:val="24"/>
          <w:szCs w:val="24"/>
        </w:rPr>
        <w:t>的，为</w:t>
      </w:r>
      <w:r>
        <w:rPr>
          <w:rFonts w:hint="eastAsia"/>
          <w:sz w:val="24"/>
          <w:highlight w:val="yellow"/>
          <w:rPrChange w:id="897" w:author="thinkpad" w:date="2021-04-29T00:14:00Z">
            <w:rPr>
              <w:rFonts w:hint="eastAsia"/>
              <w:sz w:val="24"/>
              <w:szCs w:val="24"/>
            </w:rPr>
          </w:rPrChange>
        </w:rPr>
        <w:t>在线</w:t>
      </w:r>
      <w:r>
        <w:rPr>
          <w:sz w:val="24"/>
          <w:highlight w:val="yellow"/>
          <w:rPrChange w:id="898" w:author="thinkpad" w:date="2021-04-29T00:14:00Z">
            <w:rPr>
              <w:sz w:val="24"/>
              <w:szCs w:val="24"/>
            </w:rPr>
          </w:rPrChange>
        </w:rPr>
        <w:t>ide</w:t>
      </w:r>
      <w:r>
        <w:rPr>
          <w:sz w:val="24"/>
          <w:szCs w:val="24"/>
        </w:rPr>
        <w:t>的</w:t>
      </w:r>
      <w:r>
        <w:rPr>
          <w:rFonts w:hint="eastAsia"/>
          <w:sz w:val="24"/>
          <w:szCs w:val="24"/>
        </w:rPr>
        <w:t>详细</w:t>
      </w:r>
      <w:r>
        <w:rPr>
          <w:sz w:val="24"/>
          <w:szCs w:val="24"/>
        </w:rPr>
        <w:t>设计与开发提供了可行性。最后，通过对</w:t>
      </w:r>
      <w:r>
        <w:rPr>
          <w:rFonts w:hint="eastAsia"/>
          <w:sz w:val="24"/>
          <w:highlight w:val="yellow"/>
          <w:rPrChange w:id="899" w:author="thinkpad" w:date="2021-04-29T00:14:00Z">
            <w:rPr>
              <w:rFonts w:hint="eastAsia"/>
              <w:sz w:val="24"/>
              <w:szCs w:val="24"/>
            </w:rPr>
          </w:rPrChange>
        </w:rPr>
        <w:t>在线</w:t>
      </w:r>
      <w:r>
        <w:rPr>
          <w:sz w:val="24"/>
          <w:highlight w:val="yellow"/>
          <w:rPrChange w:id="900" w:author="thinkpad" w:date="2021-04-29T00:14:00Z">
            <w:rPr>
              <w:sz w:val="24"/>
              <w:szCs w:val="24"/>
            </w:rPr>
          </w:rPrChange>
        </w:rPr>
        <w:t>ide</w:t>
      </w:r>
      <w:r>
        <w:rPr>
          <w:sz w:val="24"/>
          <w:szCs w:val="24"/>
        </w:rPr>
        <w:t>的系统设计方面展开论述，通过对</w:t>
      </w:r>
      <w:r>
        <w:rPr>
          <w:rFonts w:hint="eastAsia"/>
          <w:sz w:val="24"/>
          <w:highlight w:val="yellow"/>
          <w:rPrChange w:id="901" w:author="thinkpad" w:date="2021-04-29T00:14:00Z">
            <w:rPr>
              <w:rFonts w:hint="eastAsia"/>
              <w:sz w:val="24"/>
              <w:szCs w:val="24"/>
            </w:rPr>
          </w:rPrChange>
        </w:rPr>
        <w:t>在线</w:t>
      </w:r>
      <w:r>
        <w:rPr>
          <w:sz w:val="24"/>
          <w:highlight w:val="yellow"/>
          <w:rPrChange w:id="902" w:author="thinkpad" w:date="2021-04-29T00:14:00Z">
            <w:rPr>
              <w:sz w:val="24"/>
              <w:szCs w:val="24"/>
            </w:rPr>
          </w:rPrChange>
        </w:rPr>
        <w:t>ide</w:t>
      </w:r>
      <w:r>
        <w:rPr>
          <w:sz w:val="24"/>
          <w:szCs w:val="24"/>
        </w:rPr>
        <w:t>的三类用户的功能模块设计并通过编码和布局实现其主要功能。</w:t>
      </w:r>
    </w:p>
    <w:p w14:paraId="24AE3CDD" w14:textId="2222EBA4" w:rsidR="00DF166E" w:rsidRDefault="00CB199E">
      <w:pPr>
        <w:spacing w:line="360" w:lineRule="auto"/>
        <w:ind w:firstLineChars="200" w:firstLine="480"/>
      </w:pPr>
      <w:r>
        <w:rPr>
          <w:sz w:val="24"/>
          <w:szCs w:val="24"/>
        </w:rPr>
        <w:t>同时，</w:t>
      </w:r>
      <w:r>
        <w:rPr>
          <w:sz w:val="24"/>
        </w:rPr>
        <w:t>本系统采用</w:t>
      </w:r>
      <w:r>
        <w:rPr>
          <w:rFonts w:hint="eastAsia"/>
          <w:sz w:val="24"/>
        </w:rPr>
        <w:t>目前最流行的，也是最简单方便的</w:t>
      </w:r>
      <w:r>
        <w:rPr>
          <w:sz w:val="24"/>
        </w:rPr>
        <w:t>浏览器</w:t>
      </w:r>
      <w:r>
        <w:rPr>
          <w:sz w:val="24"/>
        </w:rPr>
        <w:t>/</w:t>
      </w:r>
      <w:r>
        <w:rPr>
          <w:sz w:val="24"/>
        </w:rPr>
        <w:t>服务器（</w:t>
      </w:r>
      <w:r>
        <w:rPr>
          <w:sz w:val="24"/>
        </w:rPr>
        <w:t>B/S</w:t>
      </w:r>
      <w:r>
        <w:rPr>
          <w:sz w:val="24"/>
        </w:rPr>
        <w:t>）模式开发，以</w:t>
      </w:r>
      <w:r>
        <w:rPr>
          <w:rFonts w:hint="eastAsia"/>
          <w:sz w:val="24"/>
        </w:rPr>
        <w:t>当前简单易用的</w:t>
      </w:r>
      <w:proofErr w:type="spellStart"/>
      <w:r>
        <w:rPr>
          <w:rFonts w:hint="eastAsia"/>
          <w:sz w:val="24"/>
        </w:rPr>
        <w:t>nginx</w:t>
      </w:r>
      <w:proofErr w:type="spellEnd"/>
      <w:r>
        <w:rPr>
          <w:rFonts w:hint="eastAsia"/>
          <w:sz w:val="24"/>
        </w:rPr>
        <w:t>工具</w:t>
      </w:r>
      <w:r>
        <w:rPr>
          <w:sz w:val="24"/>
        </w:rPr>
        <w:t>作为</w:t>
      </w:r>
      <w:r>
        <w:rPr>
          <w:rFonts w:hint="eastAsia"/>
          <w:sz w:val="24"/>
        </w:rPr>
        <w:t>本系统开发的</w:t>
      </w:r>
      <w:r>
        <w:rPr>
          <w:sz w:val="24"/>
        </w:rPr>
        <w:t>Web</w:t>
      </w:r>
      <w:r>
        <w:rPr>
          <w:sz w:val="24"/>
        </w:rPr>
        <w:t>服务器，使用</w:t>
      </w:r>
      <w:r>
        <w:rPr>
          <w:rFonts w:hint="eastAsia"/>
          <w:sz w:val="24"/>
        </w:rPr>
        <w:t>易学易用，功能强大的</w:t>
      </w:r>
      <w:r>
        <w:rPr>
          <w:rFonts w:hint="eastAsia"/>
          <w:sz w:val="24"/>
        </w:rPr>
        <w:t>flask</w:t>
      </w:r>
      <w:ins w:id="903" w:author="栾 锟" w:date="2021-05-05T22:19:00Z">
        <w:r w:rsidR="00CA54F5">
          <w:rPr>
            <w:sz w:val="24"/>
            <w:vertAlign w:val="superscript"/>
          </w:rPr>
          <w:t>[13]</w:t>
        </w:r>
      </w:ins>
      <w:r>
        <w:rPr>
          <w:rFonts w:hint="eastAsia"/>
          <w:sz w:val="24"/>
        </w:rPr>
        <w:t>与</w:t>
      </w:r>
      <w:proofErr w:type="spellStart"/>
      <w:r>
        <w:rPr>
          <w:rFonts w:hint="eastAsia"/>
          <w:sz w:val="24"/>
        </w:rPr>
        <w:t>uni</w:t>
      </w:r>
      <w:proofErr w:type="spellEnd"/>
      <w:r>
        <w:rPr>
          <w:rFonts w:hint="eastAsia"/>
          <w:sz w:val="24"/>
        </w:rPr>
        <w:t>-app</w:t>
      </w:r>
      <w:r>
        <w:rPr>
          <w:rFonts w:hint="eastAsia"/>
          <w:sz w:val="24"/>
        </w:rPr>
        <w:t>框架</w:t>
      </w:r>
      <w:r>
        <w:rPr>
          <w:sz w:val="24"/>
        </w:rPr>
        <w:t>并通过</w:t>
      </w:r>
      <w:r>
        <w:rPr>
          <w:rFonts w:hint="eastAsia"/>
          <w:sz w:val="24"/>
        </w:rPr>
        <w:t>开发工具</w:t>
      </w:r>
      <w:proofErr w:type="spellStart"/>
      <w:r>
        <w:rPr>
          <w:rFonts w:hint="eastAsia"/>
          <w:sz w:val="24"/>
        </w:rPr>
        <w:t>pycharm</w:t>
      </w:r>
      <w:proofErr w:type="spellEnd"/>
      <w:r>
        <w:rPr>
          <w:rFonts w:hint="eastAsia"/>
          <w:sz w:val="24"/>
        </w:rPr>
        <w:t>与</w:t>
      </w:r>
      <w:proofErr w:type="gramStart"/>
      <w:r>
        <w:rPr>
          <w:rFonts w:hint="eastAsia"/>
          <w:sz w:val="24"/>
        </w:rPr>
        <w:t>微信开发者工具</w:t>
      </w:r>
      <w:proofErr w:type="gramEnd"/>
      <w:ins w:id="904" w:author="栾 锟" w:date="2021-05-05T22:23:00Z">
        <w:r w:rsidR="004351DD" w:rsidRPr="004351DD">
          <w:rPr>
            <w:rFonts w:hint="eastAsia"/>
            <w:sz w:val="24"/>
            <w:vertAlign w:val="superscript"/>
            <w:rPrChange w:id="905" w:author="栾 锟" w:date="2021-05-05T22:23:00Z">
              <w:rPr>
                <w:rFonts w:hint="eastAsia"/>
                <w:sz w:val="24"/>
              </w:rPr>
            </w:rPrChange>
          </w:rPr>
          <w:t>[</w:t>
        </w:r>
        <w:r w:rsidR="004351DD">
          <w:rPr>
            <w:sz w:val="24"/>
            <w:vertAlign w:val="superscript"/>
          </w:rPr>
          <w:t>14</w:t>
        </w:r>
        <w:r w:rsidR="004351DD" w:rsidRPr="004351DD">
          <w:rPr>
            <w:sz w:val="24"/>
            <w:vertAlign w:val="superscript"/>
            <w:rPrChange w:id="906" w:author="栾 锟" w:date="2021-05-05T22:23:00Z">
              <w:rPr>
                <w:sz w:val="24"/>
              </w:rPr>
            </w:rPrChange>
          </w:rPr>
          <w:t>]</w:t>
        </w:r>
      </w:ins>
      <w:ins w:id="907" w:author="栾 锟" w:date="2021-05-05T22:22:00Z">
        <w:r w:rsidR="004351DD">
          <w:rPr>
            <w:rFonts w:hint="eastAsia"/>
            <w:sz w:val="24"/>
          </w:rPr>
          <w:t>以及</w:t>
        </w:r>
        <w:proofErr w:type="spellStart"/>
        <w:r w:rsidR="004351DD">
          <w:rPr>
            <w:rFonts w:hint="eastAsia"/>
            <w:sz w:val="24"/>
          </w:rPr>
          <w:t>mo</w:t>
        </w:r>
        <w:r w:rsidR="004351DD">
          <w:rPr>
            <w:sz w:val="24"/>
          </w:rPr>
          <w:t>baxterm</w:t>
        </w:r>
      </w:ins>
      <w:proofErr w:type="spellEnd"/>
      <w:ins w:id="908" w:author="栾 锟" w:date="2021-05-05T22:23:00Z">
        <w:r w:rsidR="004351DD" w:rsidRPr="004351DD">
          <w:rPr>
            <w:sz w:val="24"/>
            <w:vertAlign w:val="superscript"/>
            <w:rPrChange w:id="909" w:author="栾 锟" w:date="2021-05-05T22:23:00Z">
              <w:rPr>
                <w:sz w:val="24"/>
              </w:rPr>
            </w:rPrChange>
          </w:rPr>
          <w:t>[</w:t>
        </w:r>
        <w:r w:rsidR="004351DD">
          <w:rPr>
            <w:sz w:val="24"/>
            <w:vertAlign w:val="superscript"/>
          </w:rPr>
          <w:t>15</w:t>
        </w:r>
        <w:r w:rsidR="004351DD" w:rsidRPr="004351DD">
          <w:rPr>
            <w:sz w:val="24"/>
            <w:vertAlign w:val="superscript"/>
            <w:rPrChange w:id="910" w:author="栾 锟" w:date="2021-05-05T22:23:00Z">
              <w:rPr>
                <w:sz w:val="24"/>
              </w:rPr>
            </w:rPrChange>
          </w:rPr>
          <w:t>]</w:t>
        </w:r>
      </w:ins>
      <w:r>
        <w:rPr>
          <w:sz w:val="24"/>
        </w:rPr>
        <w:t>部署</w:t>
      </w:r>
      <w:r>
        <w:rPr>
          <w:rFonts w:hint="eastAsia"/>
          <w:sz w:val="24"/>
        </w:rPr>
        <w:t>具体</w:t>
      </w:r>
      <w:r>
        <w:rPr>
          <w:sz w:val="24"/>
        </w:rPr>
        <w:t>项目</w:t>
      </w:r>
      <w:r>
        <w:rPr>
          <w:rFonts w:hint="eastAsia"/>
          <w:sz w:val="24"/>
        </w:rPr>
        <w:t>并成功运行和调试代码，</w:t>
      </w:r>
      <w:r>
        <w:rPr>
          <w:sz w:val="24"/>
          <w:szCs w:val="24"/>
        </w:rPr>
        <w:t>使得系统具有较强的可移植性，较低的开发费用和一定的系统稳定性。</w:t>
      </w:r>
    </w:p>
    <w:p w14:paraId="4B619E5C" w14:textId="77777777" w:rsidR="00DF166E" w:rsidRDefault="00CB199E">
      <w:pPr>
        <w:pStyle w:val="2"/>
        <w:spacing w:before="0" w:after="0"/>
      </w:pPr>
      <w:bookmarkStart w:id="911" w:name="_Toc30187"/>
      <w:bookmarkStart w:id="912" w:name="_Toc512082653"/>
      <w:r>
        <w:rPr>
          <w:rFonts w:hint="eastAsia"/>
        </w:rPr>
        <w:t>6.2</w:t>
      </w:r>
      <w:r>
        <w:t xml:space="preserve"> </w:t>
      </w:r>
      <w:r>
        <w:rPr>
          <w:rFonts w:hint="eastAsia"/>
        </w:rPr>
        <w:t>展望</w:t>
      </w:r>
      <w:bookmarkEnd w:id="911"/>
      <w:bookmarkEnd w:id="912"/>
    </w:p>
    <w:p w14:paraId="7B051279" w14:textId="44A996A3" w:rsidR="00DF166E" w:rsidRDefault="00CB199E">
      <w:pPr>
        <w:spacing w:line="360" w:lineRule="auto"/>
        <w:ind w:firstLineChars="200" w:firstLine="480"/>
      </w:pPr>
      <w:r>
        <w:rPr>
          <w:rFonts w:hint="eastAsia"/>
          <w:sz w:val="24"/>
          <w:szCs w:val="24"/>
        </w:rPr>
        <w:t>经过测试，在线</w:t>
      </w:r>
      <w:r>
        <w:rPr>
          <w:rFonts w:hint="eastAsia"/>
          <w:sz w:val="24"/>
          <w:szCs w:val="24"/>
        </w:rPr>
        <w:t>ide</w:t>
      </w:r>
      <w:r>
        <w:rPr>
          <w:rFonts w:hint="eastAsia"/>
          <w:sz w:val="24"/>
          <w:szCs w:val="24"/>
        </w:rPr>
        <w:t>基本上已实现系统设计的要求，</w:t>
      </w:r>
      <w:r>
        <w:rPr>
          <w:sz w:val="24"/>
          <w:szCs w:val="24"/>
        </w:rPr>
        <w:t>但是也存在一定的不足之处，比如</w:t>
      </w:r>
      <w:r>
        <w:rPr>
          <w:rFonts w:hint="eastAsia"/>
          <w:sz w:val="24"/>
          <w:szCs w:val="24"/>
        </w:rPr>
        <w:t>界面不完美，安全性不高，并且</w:t>
      </w:r>
      <w:r>
        <w:rPr>
          <w:sz w:val="24"/>
          <w:szCs w:val="24"/>
        </w:rPr>
        <w:t>现在开发出来的在线</w:t>
      </w:r>
      <w:r>
        <w:rPr>
          <w:rFonts w:hint="eastAsia"/>
          <w:sz w:val="24"/>
          <w:szCs w:val="24"/>
        </w:rPr>
        <w:t>ide</w:t>
      </w:r>
      <w:r>
        <w:rPr>
          <w:sz w:val="24"/>
          <w:szCs w:val="24"/>
        </w:rPr>
        <w:t>对</w:t>
      </w:r>
      <w:r>
        <w:rPr>
          <w:rFonts w:hint="eastAsia"/>
          <w:sz w:val="24"/>
          <w:szCs w:val="24"/>
        </w:rPr>
        <w:t>还没有完全良好的移动端特性</w:t>
      </w:r>
      <w:del w:id="913" w:author="thinkpad" w:date="2021-05-05T00:34:00Z">
        <w:r w:rsidDel="00BB4B0E">
          <w:rPr>
            <w:rFonts w:hint="eastAsia"/>
            <w:sz w:val="24"/>
            <w:szCs w:val="24"/>
          </w:rPr>
          <w:delText>。</w:delText>
        </w:r>
      </w:del>
      <w:ins w:id="914" w:author="thinkpad" w:date="2021-05-05T00:34:00Z">
        <w:r w:rsidR="00BB4B0E">
          <w:rPr>
            <w:rFonts w:hint="eastAsia"/>
            <w:sz w:val="24"/>
            <w:szCs w:val="24"/>
          </w:rPr>
          <w:t>，</w:t>
        </w:r>
      </w:ins>
      <w:r>
        <w:rPr>
          <w:rFonts w:hint="eastAsia"/>
          <w:sz w:val="24"/>
          <w:szCs w:val="24"/>
        </w:rPr>
        <w:t>希望随着移动设备的发展会有更多的可能</w:t>
      </w:r>
      <w:r w:rsidR="00BB4B0E">
        <w:rPr>
          <w:rFonts w:hint="eastAsia"/>
          <w:sz w:val="24"/>
          <w:szCs w:val="24"/>
        </w:rPr>
        <w:t>。</w:t>
      </w:r>
    </w:p>
    <w:p w14:paraId="23E347D6" w14:textId="144B00CF" w:rsidR="00AA6062" w:rsidRDefault="00CB199E" w:rsidP="00AA6062">
      <w:pPr>
        <w:spacing w:line="360" w:lineRule="auto"/>
        <w:jc w:val="center"/>
        <w:outlineLvl w:val="0"/>
        <w:rPr>
          <w:rFonts w:ascii="宋体" w:hAnsi="宋体" w:cs="宋体"/>
          <w:sz w:val="24"/>
          <w:szCs w:val="24"/>
        </w:rPr>
      </w:pPr>
      <w:bookmarkStart w:id="915" w:name="_Toc25627"/>
      <w:bookmarkEnd w:id="17"/>
      <w:bookmarkEnd w:id="18"/>
      <w:r>
        <w:rPr>
          <w:sz w:val="24"/>
          <w:szCs w:val="24"/>
        </w:rPr>
        <w:br w:type="page"/>
      </w:r>
      <w:commentRangeStart w:id="916"/>
      <w:r w:rsidR="00AA6062">
        <w:rPr>
          <w:rFonts w:eastAsia="黑体"/>
          <w:sz w:val="32"/>
          <w:szCs w:val="32"/>
        </w:rPr>
        <w:lastRenderedPageBreak/>
        <w:t>参考文献</w:t>
      </w:r>
      <w:commentRangeEnd w:id="916"/>
      <w:r w:rsidR="00BB4B0E">
        <w:rPr>
          <w:rStyle w:val="af6"/>
        </w:rPr>
        <w:commentReference w:id="916"/>
      </w:r>
    </w:p>
    <w:p w14:paraId="0E7FD9DC" w14:textId="77777777" w:rsidR="00AA6062" w:rsidRDefault="00AA6062" w:rsidP="00AA6062">
      <w:pPr>
        <w:spacing w:line="360" w:lineRule="auto"/>
        <w:jc w:val="left"/>
        <w:rPr>
          <w:sz w:val="24"/>
          <w:szCs w:val="24"/>
        </w:rPr>
      </w:pPr>
      <w:r>
        <w:rPr>
          <w:sz w:val="24"/>
          <w:szCs w:val="24"/>
        </w:rPr>
        <w:t>[1]</w:t>
      </w:r>
      <w:r w:rsidRPr="00AA6062">
        <w:t xml:space="preserve"> </w:t>
      </w:r>
      <w:proofErr w:type="spellStart"/>
      <w:r w:rsidRPr="00AA6062">
        <w:rPr>
          <w:sz w:val="24"/>
          <w:szCs w:val="24"/>
        </w:rPr>
        <w:t>Espana-Boquera</w:t>
      </w:r>
      <w:proofErr w:type="spellEnd"/>
      <w:r w:rsidRPr="00AA6062">
        <w:rPr>
          <w:sz w:val="24"/>
          <w:szCs w:val="24"/>
        </w:rPr>
        <w:t xml:space="preserve"> </w:t>
      </w:r>
      <w:proofErr w:type="gramStart"/>
      <w:r w:rsidRPr="00AA6062">
        <w:rPr>
          <w:sz w:val="24"/>
          <w:szCs w:val="24"/>
        </w:rPr>
        <w:t>S ,</w:t>
      </w:r>
      <w:proofErr w:type="gramEnd"/>
      <w:r w:rsidRPr="00AA6062">
        <w:rPr>
          <w:sz w:val="24"/>
          <w:szCs w:val="24"/>
        </w:rPr>
        <w:t xml:space="preserve">  D  Guerrero-Lopez,  </w:t>
      </w:r>
      <w:proofErr w:type="spellStart"/>
      <w:r w:rsidRPr="00AA6062">
        <w:rPr>
          <w:sz w:val="24"/>
          <w:szCs w:val="24"/>
        </w:rPr>
        <w:t>Hermi</w:t>
      </w:r>
      <w:proofErr w:type="spellEnd"/>
      <w:r w:rsidRPr="00AA6062">
        <w:rPr>
          <w:sz w:val="24"/>
          <w:szCs w:val="24"/>
        </w:rPr>
        <w:t xml:space="preserve"> Da -Perez A , et al. Analyzing the learning process (in Programming) by using data collected from an online IDE[C]// International Conference on Information Technology Based Higher Education &amp; Training. IEEE, 2017. </w:t>
      </w:r>
    </w:p>
    <w:p w14:paraId="0F5DC7F4" w14:textId="5637D81B" w:rsidR="00AA6062" w:rsidRDefault="00AA6062" w:rsidP="00AA6062">
      <w:pPr>
        <w:spacing w:line="360" w:lineRule="auto"/>
        <w:jc w:val="left"/>
        <w:rPr>
          <w:sz w:val="24"/>
          <w:szCs w:val="24"/>
        </w:rPr>
      </w:pPr>
      <w:r>
        <w:rPr>
          <w:sz w:val="24"/>
          <w:szCs w:val="24"/>
        </w:rPr>
        <w:t>[2]</w:t>
      </w:r>
      <w:r w:rsidRPr="00AA6062">
        <w:t xml:space="preserve"> </w:t>
      </w:r>
      <w:r w:rsidRPr="00AA6062">
        <w:rPr>
          <w:sz w:val="24"/>
          <w:szCs w:val="24"/>
        </w:rPr>
        <w:t xml:space="preserve">Grinberg </w:t>
      </w:r>
      <w:proofErr w:type="gramStart"/>
      <w:r w:rsidRPr="00AA6062">
        <w:rPr>
          <w:sz w:val="24"/>
          <w:szCs w:val="24"/>
        </w:rPr>
        <w:t>M .</w:t>
      </w:r>
      <w:proofErr w:type="gramEnd"/>
      <w:r w:rsidRPr="00AA6062">
        <w:rPr>
          <w:sz w:val="24"/>
          <w:szCs w:val="24"/>
        </w:rPr>
        <w:t xml:space="preserve"> Flask web </w:t>
      </w:r>
      <w:proofErr w:type="gramStart"/>
      <w:r w:rsidRPr="00AA6062">
        <w:rPr>
          <w:sz w:val="24"/>
          <w:szCs w:val="24"/>
        </w:rPr>
        <w:t>development :</w:t>
      </w:r>
      <w:proofErr w:type="gramEnd"/>
      <w:r w:rsidRPr="00AA6062">
        <w:rPr>
          <w:sz w:val="24"/>
          <w:szCs w:val="24"/>
        </w:rPr>
        <w:t xml:space="preserve"> developing web applications with Python[J]. O'Reilly Media, Inc.  2018. </w:t>
      </w:r>
    </w:p>
    <w:p w14:paraId="77027115" w14:textId="376A5A47" w:rsidR="00AA6062" w:rsidRDefault="00AA6062" w:rsidP="00AA6062">
      <w:pPr>
        <w:spacing w:line="360" w:lineRule="auto"/>
        <w:jc w:val="left"/>
        <w:rPr>
          <w:sz w:val="24"/>
          <w:szCs w:val="24"/>
        </w:rPr>
      </w:pPr>
      <w:r>
        <w:rPr>
          <w:sz w:val="24"/>
          <w:szCs w:val="24"/>
        </w:rPr>
        <w:t>[3]</w:t>
      </w:r>
      <w:r w:rsidR="00647C73">
        <w:rPr>
          <w:sz w:val="24"/>
          <w:szCs w:val="24"/>
        </w:rPr>
        <w:t xml:space="preserve"> </w:t>
      </w:r>
      <w:proofErr w:type="gramStart"/>
      <w:r w:rsidR="00647C73" w:rsidRPr="00647C73">
        <w:rPr>
          <w:rFonts w:hint="eastAsia"/>
          <w:sz w:val="24"/>
          <w:szCs w:val="24"/>
        </w:rPr>
        <w:t>叶锋</w:t>
      </w:r>
      <w:proofErr w:type="gramEnd"/>
      <w:r w:rsidR="00647C73" w:rsidRPr="00647C73">
        <w:rPr>
          <w:rFonts w:hint="eastAsia"/>
          <w:sz w:val="24"/>
          <w:szCs w:val="24"/>
        </w:rPr>
        <w:t>. Python</w:t>
      </w:r>
      <w:r w:rsidR="00647C73" w:rsidRPr="00647C73">
        <w:rPr>
          <w:rFonts w:hint="eastAsia"/>
          <w:sz w:val="24"/>
          <w:szCs w:val="24"/>
        </w:rPr>
        <w:t>最新</w:t>
      </w:r>
      <w:r w:rsidR="00647C73" w:rsidRPr="00647C73">
        <w:rPr>
          <w:rFonts w:hint="eastAsia"/>
          <w:sz w:val="24"/>
          <w:szCs w:val="24"/>
        </w:rPr>
        <w:t>Web</w:t>
      </w:r>
      <w:r w:rsidR="00647C73" w:rsidRPr="00647C73">
        <w:rPr>
          <w:rFonts w:hint="eastAsia"/>
          <w:sz w:val="24"/>
          <w:szCs w:val="24"/>
        </w:rPr>
        <w:t>编程框架</w:t>
      </w:r>
      <w:r w:rsidR="00647C73" w:rsidRPr="00647C73">
        <w:rPr>
          <w:rFonts w:hint="eastAsia"/>
          <w:sz w:val="24"/>
          <w:szCs w:val="24"/>
        </w:rPr>
        <w:t>Flask</w:t>
      </w:r>
      <w:r w:rsidR="00647C73" w:rsidRPr="00647C73">
        <w:rPr>
          <w:rFonts w:hint="eastAsia"/>
          <w:sz w:val="24"/>
          <w:szCs w:val="24"/>
        </w:rPr>
        <w:t>研究</w:t>
      </w:r>
      <w:r w:rsidR="00647C73" w:rsidRPr="00647C73">
        <w:rPr>
          <w:rFonts w:hint="eastAsia"/>
          <w:sz w:val="24"/>
          <w:szCs w:val="24"/>
        </w:rPr>
        <w:t xml:space="preserve">[J]. </w:t>
      </w:r>
      <w:r w:rsidR="00647C73" w:rsidRPr="00647C73">
        <w:rPr>
          <w:rFonts w:hint="eastAsia"/>
          <w:sz w:val="24"/>
          <w:szCs w:val="24"/>
        </w:rPr>
        <w:t>电脑编程技巧与维护</w:t>
      </w:r>
      <w:r w:rsidR="00647C73" w:rsidRPr="00647C73">
        <w:rPr>
          <w:rFonts w:hint="eastAsia"/>
          <w:sz w:val="24"/>
          <w:szCs w:val="24"/>
        </w:rPr>
        <w:t>, 2015(15):27-28.</w:t>
      </w:r>
    </w:p>
    <w:p w14:paraId="33B9250C" w14:textId="6EB76063" w:rsidR="00AA6062" w:rsidRDefault="00AA6062" w:rsidP="00AA6062">
      <w:pPr>
        <w:spacing w:line="360" w:lineRule="auto"/>
        <w:jc w:val="left"/>
        <w:rPr>
          <w:sz w:val="24"/>
          <w:szCs w:val="24"/>
        </w:rPr>
      </w:pPr>
      <w:r>
        <w:rPr>
          <w:sz w:val="24"/>
          <w:szCs w:val="24"/>
        </w:rPr>
        <w:t>[4</w:t>
      </w:r>
      <w:proofErr w:type="gramStart"/>
      <w:r>
        <w:rPr>
          <w:sz w:val="24"/>
          <w:szCs w:val="24"/>
        </w:rPr>
        <w:t>]</w:t>
      </w:r>
      <w:r w:rsidR="00647C73" w:rsidRPr="00647C73">
        <w:t xml:space="preserve"> </w:t>
      </w:r>
      <w:r w:rsidR="00647C73" w:rsidRPr="00647C73">
        <w:rPr>
          <w:sz w:val="24"/>
          <w:szCs w:val="24"/>
        </w:rPr>
        <w:t xml:space="preserve"> Wright</w:t>
      </w:r>
      <w:proofErr w:type="gramEnd"/>
      <w:r w:rsidR="00647C73" w:rsidRPr="00647C73">
        <w:rPr>
          <w:sz w:val="24"/>
          <w:szCs w:val="24"/>
        </w:rPr>
        <w:t xml:space="preserve"> C S . Starting to Write Your Own Linux Shellcode[J]. Social Science Electronic Publishing, 2018.</w:t>
      </w:r>
    </w:p>
    <w:p w14:paraId="60CEFEEC" w14:textId="6B66519A" w:rsidR="00AA6062" w:rsidRDefault="00AA6062" w:rsidP="00AA6062">
      <w:pPr>
        <w:spacing w:line="360" w:lineRule="auto"/>
        <w:jc w:val="left"/>
        <w:rPr>
          <w:sz w:val="24"/>
          <w:szCs w:val="24"/>
        </w:rPr>
      </w:pPr>
      <w:r>
        <w:rPr>
          <w:sz w:val="24"/>
          <w:szCs w:val="24"/>
        </w:rPr>
        <w:t>[5]</w:t>
      </w:r>
      <w:r w:rsidR="00DD1B76" w:rsidRPr="00DD1B76">
        <w:rPr>
          <w:rFonts w:hint="eastAsia"/>
        </w:rPr>
        <w:t xml:space="preserve"> </w:t>
      </w:r>
      <w:r w:rsidR="00DD1B76" w:rsidRPr="00DD1B76">
        <w:rPr>
          <w:rFonts w:hint="eastAsia"/>
          <w:sz w:val="24"/>
          <w:szCs w:val="24"/>
        </w:rPr>
        <w:t>陈思</w:t>
      </w:r>
      <w:r w:rsidR="00DD1B76" w:rsidRPr="00DD1B76">
        <w:rPr>
          <w:rFonts w:hint="eastAsia"/>
          <w:sz w:val="24"/>
          <w:szCs w:val="24"/>
        </w:rPr>
        <w:t xml:space="preserve">, </w:t>
      </w:r>
      <w:r w:rsidR="00DD1B76" w:rsidRPr="00DD1B76">
        <w:rPr>
          <w:rFonts w:hint="eastAsia"/>
          <w:sz w:val="24"/>
          <w:szCs w:val="24"/>
        </w:rPr>
        <w:t>冷雪</w:t>
      </w:r>
      <w:r w:rsidR="00DD1B76" w:rsidRPr="00DD1B76">
        <w:rPr>
          <w:rFonts w:hint="eastAsia"/>
          <w:sz w:val="24"/>
          <w:szCs w:val="24"/>
        </w:rPr>
        <w:t xml:space="preserve">. </w:t>
      </w:r>
      <w:proofErr w:type="gramStart"/>
      <w:r w:rsidR="00DD1B76" w:rsidRPr="00DD1B76">
        <w:rPr>
          <w:rFonts w:hint="eastAsia"/>
          <w:sz w:val="24"/>
          <w:szCs w:val="24"/>
        </w:rPr>
        <w:t>微信小</w:t>
      </w:r>
      <w:proofErr w:type="gramEnd"/>
      <w:r w:rsidR="00DD1B76" w:rsidRPr="00DD1B76">
        <w:rPr>
          <w:rFonts w:hint="eastAsia"/>
          <w:sz w:val="24"/>
          <w:szCs w:val="24"/>
        </w:rPr>
        <w:t>程序开发方式对比</w:t>
      </w:r>
      <w:r w:rsidR="00DD1B76" w:rsidRPr="00DD1B76">
        <w:rPr>
          <w:rFonts w:hint="eastAsia"/>
          <w:sz w:val="24"/>
          <w:szCs w:val="24"/>
        </w:rPr>
        <w:t xml:space="preserve">[J]. </w:t>
      </w:r>
      <w:r w:rsidR="00DD1B76" w:rsidRPr="00DD1B76">
        <w:rPr>
          <w:rFonts w:hint="eastAsia"/>
          <w:sz w:val="24"/>
          <w:szCs w:val="24"/>
        </w:rPr>
        <w:t>电子制作</w:t>
      </w:r>
      <w:r w:rsidR="00DD1B76" w:rsidRPr="00DD1B76">
        <w:rPr>
          <w:rFonts w:hint="eastAsia"/>
          <w:sz w:val="24"/>
          <w:szCs w:val="24"/>
        </w:rPr>
        <w:t>, 2020,000(002):52-53,22.</w:t>
      </w:r>
    </w:p>
    <w:p w14:paraId="00167B1B" w14:textId="3D3668FC" w:rsidR="00AA6062" w:rsidRDefault="00AA6062" w:rsidP="00AA6062">
      <w:pPr>
        <w:spacing w:line="360" w:lineRule="auto"/>
        <w:jc w:val="left"/>
        <w:rPr>
          <w:sz w:val="24"/>
          <w:szCs w:val="24"/>
        </w:rPr>
      </w:pPr>
      <w:r>
        <w:rPr>
          <w:sz w:val="24"/>
          <w:szCs w:val="24"/>
        </w:rPr>
        <w:t>[6]</w:t>
      </w:r>
      <w:r w:rsidR="00DD1B76" w:rsidRPr="00DD1B76">
        <w:rPr>
          <w:rFonts w:hint="eastAsia"/>
        </w:rPr>
        <w:t xml:space="preserve"> </w:t>
      </w:r>
      <w:r w:rsidR="00DD1B76" w:rsidRPr="00DD1B76">
        <w:rPr>
          <w:rFonts w:hint="eastAsia"/>
          <w:sz w:val="24"/>
          <w:szCs w:val="24"/>
        </w:rPr>
        <w:t>许溜溜</w:t>
      </w:r>
      <w:r w:rsidR="00DD1B76" w:rsidRPr="00DD1B76">
        <w:rPr>
          <w:rFonts w:hint="eastAsia"/>
          <w:sz w:val="24"/>
          <w:szCs w:val="24"/>
        </w:rPr>
        <w:t xml:space="preserve">. </w:t>
      </w:r>
      <w:r w:rsidR="00DD1B76" w:rsidRPr="00DD1B76">
        <w:rPr>
          <w:rFonts w:hint="eastAsia"/>
          <w:sz w:val="24"/>
          <w:szCs w:val="24"/>
        </w:rPr>
        <w:t>基于</w:t>
      </w:r>
      <w:proofErr w:type="spellStart"/>
      <w:r w:rsidR="00DD1B76" w:rsidRPr="00DD1B76">
        <w:rPr>
          <w:rFonts w:hint="eastAsia"/>
          <w:sz w:val="24"/>
          <w:szCs w:val="24"/>
        </w:rPr>
        <w:t>HBuilder</w:t>
      </w:r>
      <w:proofErr w:type="spellEnd"/>
      <w:r w:rsidR="00DD1B76" w:rsidRPr="00DD1B76">
        <w:rPr>
          <w:rFonts w:hint="eastAsia"/>
          <w:sz w:val="24"/>
          <w:szCs w:val="24"/>
        </w:rPr>
        <w:t>快速开发移动端</w:t>
      </w:r>
      <w:r w:rsidR="00DD1B76" w:rsidRPr="00DD1B76">
        <w:rPr>
          <w:rFonts w:hint="eastAsia"/>
          <w:sz w:val="24"/>
          <w:szCs w:val="24"/>
        </w:rPr>
        <w:t>APP</w:t>
      </w:r>
      <w:r w:rsidR="00DD1B76" w:rsidRPr="00DD1B76">
        <w:rPr>
          <w:rFonts w:hint="eastAsia"/>
          <w:sz w:val="24"/>
          <w:szCs w:val="24"/>
        </w:rPr>
        <w:t>的设计与实现</w:t>
      </w:r>
      <w:r w:rsidR="00DD1B76" w:rsidRPr="00DD1B76">
        <w:rPr>
          <w:rFonts w:hint="eastAsia"/>
          <w:sz w:val="24"/>
          <w:szCs w:val="24"/>
        </w:rPr>
        <w:t xml:space="preserve">[J]. </w:t>
      </w:r>
      <w:r w:rsidR="00DD1B76" w:rsidRPr="00DD1B76">
        <w:rPr>
          <w:rFonts w:hint="eastAsia"/>
          <w:sz w:val="24"/>
          <w:szCs w:val="24"/>
        </w:rPr>
        <w:t>电脑知识与技术</w:t>
      </w:r>
      <w:r w:rsidR="00DD1B76" w:rsidRPr="00DD1B76">
        <w:rPr>
          <w:rFonts w:hint="eastAsia"/>
          <w:sz w:val="24"/>
          <w:szCs w:val="24"/>
        </w:rPr>
        <w:t>, 2020, v.16(10):80-81.</w:t>
      </w:r>
    </w:p>
    <w:p w14:paraId="797D6657" w14:textId="71C3955E" w:rsidR="00AA6062" w:rsidRDefault="00AA6062" w:rsidP="00AA6062">
      <w:pPr>
        <w:spacing w:line="360" w:lineRule="auto"/>
        <w:jc w:val="left"/>
        <w:rPr>
          <w:sz w:val="24"/>
          <w:szCs w:val="24"/>
        </w:rPr>
      </w:pPr>
      <w:r>
        <w:rPr>
          <w:sz w:val="24"/>
          <w:szCs w:val="24"/>
        </w:rPr>
        <w:t>[7]</w:t>
      </w:r>
      <w:r w:rsidR="00DD1B76" w:rsidRPr="00DD1B76">
        <w:rPr>
          <w:rFonts w:hint="eastAsia"/>
        </w:rPr>
        <w:t xml:space="preserve"> </w:t>
      </w:r>
      <w:r w:rsidR="00DD1B76" w:rsidRPr="00DD1B76">
        <w:rPr>
          <w:rFonts w:hint="eastAsia"/>
          <w:sz w:val="24"/>
          <w:szCs w:val="24"/>
        </w:rPr>
        <w:t>戴华</w:t>
      </w:r>
      <w:r w:rsidR="00DD1B76" w:rsidRPr="00DD1B76">
        <w:rPr>
          <w:rFonts w:hint="eastAsia"/>
          <w:sz w:val="24"/>
          <w:szCs w:val="24"/>
        </w:rPr>
        <w:t xml:space="preserve">. </w:t>
      </w:r>
      <w:r w:rsidR="00DD1B76" w:rsidRPr="00DD1B76">
        <w:rPr>
          <w:rFonts w:hint="eastAsia"/>
          <w:sz w:val="24"/>
          <w:szCs w:val="24"/>
        </w:rPr>
        <w:t>基于</w:t>
      </w:r>
      <w:r w:rsidR="00DD1B76" w:rsidRPr="00DD1B76">
        <w:rPr>
          <w:rFonts w:hint="eastAsia"/>
          <w:sz w:val="24"/>
          <w:szCs w:val="24"/>
        </w:rPr>
        <w:t>Nginx</w:t>
      </w:r>
      <w:r w:rsidR="00DD1B76" w:rsidRPr="00DD1B76">
        <w:rPr>
          <w:rFonts w:hint="eastAsia"/>
          <w:sz w:val="24"/>
          <w:szCs w:val="24"/>
        </w:rPr>
        <w:t>和</w:t>
      </w:r>
      <w:r w:rsidR="00DD1B76" w:rsidRPr="00DD1B76">
        <w:rPr>
          <w:rFonts w:hint="eastAsia"/>
          <w:sz w:val="24"/>
          <w:szCs w:val="24"/>
        </w:rPr>
        <w:t>Memcached</w:t>
      </w:r>
      <w:r w:rsidR="00DD1B76" w:rsidRPr="00DD1B76">
        <w:rPr>
          <w:rFonts w:hint="eastAsia"/>
          <w:sz w:val="24"/>
          <w:szCs w:val="24"/>
        </w:rPr>
        <w:t>的高并发</w:t>
      </w:r>
      <w:r w:rsidR="00DD1B76" w:rsidRPr="00DD1B76">
        <w:rPr>
          <w:rFonts w:hint="eastAsia"/>
          <w:sz w:val="24"/>
          <w:szCs w:val="24"/>
        </w:rPr>
        <w:t>WEB</w:t>
      </w:r>
      <w:r w:rsidR="00DD1B76" w:rsidRPr="00DD1B76">
        <w:rPr>
          <w:rFonts w:hint="eastAsia"/>
          <w:sz w:val="24"/>
          <w:szCs w:val="24"/>
        </w:rPr>
        <w:t>服务器设计</w:t>
      </w:r>
      <w:r w:rsidR="00DD1B76" w:rsidRPr="00DD1B76">
        <w:rPr>
          <w:rFonts w:hint="eastAsia"/>
          <w:sz w:val="24"/>
          <w:szCs w:val="24"/>
        </w:rPr>
        <w:t xml:space="preserve">[D]. </w:t>
      </w:r>
      <w:r w:rsidR="00DD1B76" w:rsidRPr="00DD1B76">
        <w:rPr>
          <w:rFonts w:hint="eastAsia"/>
          <w:sz w:val="24"/>
          <w:szCs w:val="24"/>
        </w:rPr>
        <w:t>复旦大学</w:t>
      </w:r>
      <w:r w:rsidR="00DD1B76" w:rsidRPr="00DD1B76">
        <w:rPr>
          <w:rFonts w:hint="eastAsia"/>
          <w:sz w:val="24"/>
          <w:szCs w:val="24"/>
        </w:rPr>
        <w:t>, 2013.</w:t>
      </w:r>
    </w:p>
    <w:p w14:paraId="5ACC05E6" w14:textId="7987486A" w:rsidR="00AA6062" w:rsidRDefault="00AA6062" w:rsidP="00AA6062">
      <w:pPr>
        <w:spacing w:line="360" w:lineRule="auto"/>
        <w:jc w:val="left"/>
        <w:rPr>
          <w:ins w:id="917" w:author="栾 锟" w:date="2021-05-05T22:14:00Z"/>
          <w:sz w:val="24"/>
          <w:szCs w:val="24"/>
        </w:rPr>
      </w:pPr>
      <w:r>
        <w:rPr>
          <w:sz w:val="24"/>
          <w:szCs w:val="24"/>
        </w:rPr>
        <w:t>[8]</w:t>
      </w:r>
      <w:r w:rsidR="00DD1B76" w:rsidRPr="00DD1B76">
        <w:t xml:space="preserve"> </w:t>
      </w:r>
      <w:proofErr w:type="spellStart"/>
      <w:r w:rsidR="00DD1B76" w:rsidRPr="00DD1B76">
        <w:rPr>
          <w:sz w:val="24"/>
          <w:szCs w:val="24"/>
        </w:rPr>
        <w:t>Chittibabu</w:t>
      </w:r>
      <w:proofErr w:type="spellEnd"/>
      <w:r w:rsidR="00DD1B76" w:rsidRPr="00DD1B76">
        <w:rPr>
          <w:sz w:val="24"/>
          <w:szCs w:val="24"/>
        </w:rPr>
        <w:t xml:space="preserve"> </w:t>
      </w:r>
      <w:proofErr w:type="gramStart"/>
      <w:r w:rsidR="00DD1B76" w:rsidRPr="00DD1B76">
        <w:rPr>
          <w:sz w:val="24"/>
          <w:szCs w:val="24"/>
        </w:rPr>
        <w:t>P .</w:t>
      </w:r>
      <w:proofErr w:type="gramEnd"/>
      <w:r w:rsidR="00DD1B76" w:rsidRPr="00DD1B76">
        <w:rPr>
          <w:sz w:val="24"/>
          <w:szCs w:val="24"/>
        </w:rPr>
        <w:t xml:space="preserve"> PyCharm IDE – A Handbook of Python Programming[M].  2020.</w:t>
      </w:r>
    </w:p>
    <w:p w14:paraId="55F1F5F4" w14:textId="30EC6CEB" w:rsidR="00CA54F5" w:rsidRDefault="00CA54F5" w:rsidP="00AA6062">
      <w:pPr>
        <w:spacing w:line="360" w:lineRule="auto"/>
        <w:jc w:val="left"/>
        <w:rPr>
          <w:ins w:id="918" w:author="栾 锟" w:date="2021-05-05T22:17:00Z"/>
          <w:sz w:val="24"/>
          <w:szCs w:val="24"/>
        </w:rPr>
      </w:pPr>
      <w:ins w:id="919" w:author="栾 锟" w:date="2021-05-05T22:14:00Z">
        <w:r w:rsidRPr="00CA54F5">
          <w:rPr>
            <w:rFonts w:hint="eastAsia"/>
            <w:sz w:val="24"/>
            <w:szCs w:val="24"/>
          </w:rPr>
          <w:t>[</w:t>
        </w:r>
        <w:r>
          <w:rPr>
            <w:sz w:val="24"/>
            <w:szCs w:val="24"/>
          </w:rPr>
          <w:t>9</w:t>
        </w:r>
        <w:r w:rsidRPr="00CA54F5">
          <w:rPr>
            <w:rFonts w:hint="eastAsia"/>
            <w:sz w:val="24"/>
            <w:szCs w:val="24"/>
          </w:rPr>
          <w:t>]</w:t>
        </w:r>
        <w:r w:rsidRPr="00CA54F5">
          <w:rPr>
            <w:rFonts w:hint="eastAsia"/>
            <w:sz w:val="24"/>
            <w:szCs w:val="24"/>
          </w:rPr>
          <w:t>姚成昊</w:t>
        </w:r>
        <w:r w:rsidRPr="00CA54F5">
          <w:rPr>
            <w:rFonts w:hint="eastAsia"/>
            <w:sz w:val="24"/>
            <w:szCs w:val="24"/>
          </w:rPr>
          <w:t xml:space="preserve">. </w:t>
        </w:r>
        <w:r w:rsidRPr="00CA54F5">
          <w:rPr>
            <w:rFonts w:hint="eastAsia"/>
            <w:sz w:val="24"/>
            <w:szCs w:val="24"/>
          </w:rPr>
          <w:t>基于</w:t>
        </w:r>
        <w:r w:rsidRPr="00CA54F5">
          <w:rPr>
            <w:rFonts w:hint="eastAsia"/>
            <w:sz w:val="24"/>
            <w:szCs w:val="24"/>
          </w:rPr>
          <w:t>Promise</w:t>
        </w:r>
        <w:r w:rsidRPr="00CA54F5">
          <w:rPr>
            <w:rFonts w:hint="eastAsia"/>
            <w:sz w:val="24"/>
            <w:szCs w:val="24"/>
          </w:rPr>
          <w:t>的链式异步请求处理方法</w:t>
        </w:r>
        <w:r w:rsidRPr="00CA54F5">
          <w:rPr>
            <w:rFonts w:hint="eastAsia"/>
            <w:sz w:val="24"/>
            <w:szCs w:val="24"/>
          </w:rPr>
          <w:t>,</w:t>
        </w:r>
        <w:r w:rsidRPr="00CA54F5">
          <w:rPr>
            <w:rFonts w:hint="eastAsia"/>
            <w:sz w:val="24"/>
            <w:szCs w:val="24"/>
          </w:rPr>
          <w:t>装置及电子设备</w:t>
        </w:r>
        <w:r w:rsidRPr="00CA54F5">
          <w:rPr>
            <w:rFonts w:hint="eastAsia"/>
            <w:sz w:val="24"/>
            <w:szCs w:val="24"/>
          </w:rPr>
          <w:t>:, CN109669720A[P]. 2019.</w:t>
        </w:r>
      </w:ins>
    </w:p>
    <w:p w14:paraId="791B3036" w14:textId="195A8004" w:rsidR="00CA54F5" w:rsidRDefault="00CA54F5" w:rsidP="00AA6062">
      <w:pPr>
        <w:spacing w:line="360" w:lineRule="auto"/>
        <w:jc w:val="left"/>
        <w:rPr>
          <w:rFonts w:hint="eastAsia"/>
          <w:sz w:val="24"/>
          <w:szCs w:val="24"/>
        </w:rPr>
      </w:pPr>
      <w:ins w:id="920" w:author="栾 锟" w:date="2021-05-05T22:17:00Z">
        <w:r w:rsidRPr="00CA54F5">
          <w:rPr>
            <w:rFonts w:hint="eastAsia"/>
            <w:sz w:val="24"/>
            <w:szCs w:val="24"/>
          </w:rPr>
          <w:t>[1</w:t>
        </w:r>
        <w:r>
          <w:rPr>
            <w:sz w:val="24"/>
            <w:szCs w:val="24"/>
          </w:rPr>
          <w:t>0</w:t>
        </w:r>
        <w:r w:rsidRPr="00CA54F5">
          <w:rPr>
            <w:rFonts w:hint="eastAsia"/>
            <w:sz w:val="24"/>
            <w:szCs w:val="24"/>
          </w:rPr>
          <w:t>]</w:t>
        </w:r>
        <w:r w:rsidRPr="00CA54F5">
          <w:rPr>
            <w:rFonts w:hint="eastAsia"/>
            <w:sz w:val="24"/>
            <w:szCs w:val="24"/>
          </w:rPr>
          <w:t>熊俊</w:t>
        </w:r>
        <w:proofErr w:type="gramStart"/>
        <w:r w:rsidRPr="00CA54F5">
          <w:rPr>
            <w:rFonts w:hint="eastAsia"/>
            <w:sz w:val="24"/>
            <w:szCs w:val="24"/>
          </w:rPr>
          <w:t>漉</w:t>
        </w:r>
        <w:proofErr w:type="gramEnd"/>
        <w:r w:rsidRPr="00CA54F5">
          <w:rPr>
            <w:rFonts w:hint="eastAsia"/>
            <w:sz w:val="24"/>
            <w:szCs w:val="24"/>
          </w:rPr>
          <w:t xml:space="preserve">. </w:t>
        </w:r>
        <w:r w:rsidRPr="00CA54F5">
          <w:rPr>
            <w:rFonts w:hint="eastAsia"/>
            <w:sz w:val="24"/>
            <w:szCs w:val="24"/>
          </w:rPr>
          <w:t>基于</w:t>
        </w:r>
        <w:r w:rsidRPr="00CA54F5">
          <w:rPr>
            <w:rFonts w:hint="eastAsia"/>
            <w:sz w:val="24"/>
            <w:szCs w:val="24"/>
          </w:rPr>
          <w:t>React</w:t>
        </w:r>
        <w:r w:rsidRPr="00CA54F5">
          <w:rPr>
            <w:rFonts w:hint="eastAsia"/>
            <w:sz w:val="24"/>
            <w:szCs w:val="24"/>
          </w:rPr>
          <w:t>的</w:t>
        </w:r>
        <w:r w:rsidRPr="00CA54F5">
          <w:rPr>
            <w:rFonts w:hint="eastAsia"/>
            <w:sz w:val="24"/>
            <w:szCs w:val="24"/>
          </w:rPr>
          <w:t>Web</w:t>
        </w:r>
        <w:r w:rsidRPr="00CA54F5">
          <w:rPr>
            <w:rFonts w:hint="eastAsia"/>
            <w:sz w:val="24"/>
            <w:szCs w:val="24"/>
          </w:rPr>
          <w:t>前端组件化研究与应用</w:t>
        </w:r>
        <w:r w:rsidRPr="00CA54F5">
          <w:rPr>
            <w:rFonts w:hint="eastAsia"/>
            <w:sz w:val="24"/>
            <w:szCs w:val="24"/>
          </w:rPr>
          <w:t xml:space="preserve">[D]. </w:t>
        </w:r>
        <w:r w:rsidRPr="00CA54F5">
          <w:rPr>
            <w:rFonts w:hint="eastAsia"/>
            <w:sz w:val="24"/>
            <w:szCs w:val="24"/>
          </w:rPr>
          <w:t>重庆邮电大学</w:t>
        </w:r>
        <w:r w:rsidRPr="00CA54F5">
          <w:rPr>
            <w:rFonts w:hint="eastAsia"/>
            <w:sz w:val="24"/>
            <w:szCs w:val="24"/>
          </w:rPr>
          <w:t>, 2018.</w:t>
        </w:r>
      </w:ins>
    </w:p>
    <w:p w14:paraId="600B3E91" w14:textId="3EAAF9B8" w:rsidR="00AA6062" w:rsidRDefault="00AA6062" w:rsidP="00AA6062">
      <w:pPr>
        <w:spacing w:line="360" w:lineRule="auto"/>
        <w:rPr>
          <w:sz w:val="24"/>
          <w:szCs w:val="24"/>
        </w:rPr>
      </w:pPr>
      <w:r>
        <w:rPr>
          <w:sz w:val="24"/>
          <w:szCs w:val="24"/>
        </w:rPr>
        <w:t>[</w:t>
      </w:r>
      <w:ins w:id="921" w:author="栾 锟" w:date="2021-05-05T22:14:00Z">
        <w:r w:rsidR="00CA54F5">
          <w:rPr>
            <w:sz w:val="24"/>
            <w:szCs w:val="24"/>
          </w:rPr>
          <w:t>1</w:t>
        </w:r>
      </w:ins>
      <w:ins w:id="922" w:author="栾 锟" w:date="2021-05-05T22:17:00Z">
        <w:r w:rsidR="00CA54F5">
          <w:rPr>
            <w:sz w:val="24"/>
            <w:szCs w:val="24"/>
          </w:rPr>
          <w:t>1</w:t>
        </w:r>
      </w:ins>
      <w:del w:id="923" w:author="栾 锟" w:date="2021-05-05T22:14:00Z">
        <w:r w:rsidDel="00CA54F5">
          <w:rPr>
            <w:sz w:val="24"/>
            <w:szCs w:val="24"/>
          </w:rPr>
          <w:delText>9</w:delText>
        </w:r>
      </w:del>
      <w:r>
        <w:rPr>
          <w:sz w:val="24"/>
          <w:szCs w:val="24"/>
        </w:rPr>
        <w:t>]</w:t>
      </w:r>
      <w:proofErr w:type="gramStart"/>
      <w:r w:rsidR="004E2A1D" w:rsidRPr="004E2A1D">
        <w:rPr>
          <w:rFonts w:hint="eastAsia"/>
          <w:sz w:val="24"/>
          <w:szCs w:val="24"/>
        </w:rPr>
        <w:t>周安辉</w:t>
      </w:r>
      <w:proofErr w:type="gramEnd"/>
      <w:r w:rsidR="004E2A1D" w:rsidRPr="004E2A1D">
        <w:rPr>
          <w:rFonts w:hint="eastAsia"/>
          <w:sz w:val="24"/>
          <w:szCs w:val="24"/>
        </w:rPr>
        <w:t>.Node.js</w:t>
      </w:r>
      <w:r w:rsidR="004E2A1D" w:rsidRPr="004E2A1D">
        <w:rPr>
          <w:rFonts w:hint="eastAsia"/>
          <w:sz w:val="24"/>
          <w:szCs w:val="24"/>
        </w:rPr>
        <w:t>异步编程模式探讨</w:t>
      </w:r>
      <w:r w:rsidR="004E2A1D" w:rsidRPr="004E2A1D">
        <w:rPr>
          <w:rFonts w:hint="eastAsia"/>
          <w:sz w:val="24"/>
          <w:szCs w:val="24"/>
        </w:rPr>
        <w:t>[J].</w:t>
      </w:r>
      <w:r w:rsidR="004E2A1D" w:rsidRPr="004E2A1D">
        <w:rPr>
          <w:rFonts w:hint="eastAsia"/>
          <w:sz w:val="24"/>
          <w:szCs w:val="24"/>
        </w:rPr>
        <w:t>四川职业技术学院学报</w:t>
      </w:r>
      <w:r w:rsidR="004E2A1D" w:rsidRPr="004E2A1D">
        <w:rPr>
          <w:rFonts w:hint="eastAsia"/>
          <w:sz w:val="24"/>
          <w:szCs w:val="24"/>
        </w:rPr>
        <w:t>,2018,28(04):149-154.</w:t>
      </w:r>
      <w:ins w:id="924" w:author="栾 锟" w:date="2021-05-05T22:20:00Z">
        <w:r w:rsidR="00CA54F5" w:rsidRPr="00CA54F5">
          <w:rPr>
            <w:rFonts w:hint="eastAsia"/>
          </w:rPr>
          <w:t xml:space="preserve"> </w:t>
        </w:r>
        <w:r w:rsidR="00CA54F5" w:rsidRPr="00CA54F5">
          <w:rPr>
            <w:rFonts w:hint="eastAsia"/>
            <w:sz w:val="24"/>
            <w:szCs w:val="24"/>
          </w:rPr>
          <w:t>[1]</w:t>
        </w:r>
        <w:r w:rsidR="00CA54F5" w:rsidRPr="00CA54F5">
          <w:rPr>
            <w:rFonts w:hint="eastAsia"/>
            <w:sz w:val="24"/>
            <w:szCs w:val="24"/>
          </w:rPr>
          <w:t>熊俊</w:t>
        </w:r>
        <w:proofErr w:type="gramStart"/>
        <w:r w:rsidR="00CA54F5" w:rsidRPr="00CA54F5">
          <w:rPr>
            <w:rFonts w:hint="eastAsia"/>
            <w:sz w:val="24"/>
            <w:szCs w:val="24"/>
          </w:rPr>
          <w:t>漉</w:t>
        </w:r>
        <w:proofErr w:type="gramEnd"/>
        <w:r w:rsidR="00CA54F5" w:rsidRPr="00CA54F5">
          <w:rPr>
            <w:rFonts w:hint="eastAsia"/>
            <w:sz w:val="24"/>
            <w:szCs w:val="24"/>
          </w:rPr>
          <w:t xml:space="preserve">. </w:t>
        </w:r>
        <w:r w:rsidR="00CA54F5" w:rsidRPr="00CA54F5">
          <w:rPr>
            <w:rFonts w:hint="eastAsia"/>
            <w:sz w:val="24"/>
            <w:szCs w:val="24"/>
          </w:rPr>
          <w:t>基于</w:t>
        </w:r>
        <w:r w:rsidR="00CA54F5" w:rsidRPr="00CA54F5">
          <w:rPr>
            <w:rFonts w:hint="eastAsia"/>
            <w:sz w:val="24"/>
            <w:szCs w:val="24"/>
          </w:rPr>
          <w:t>React</w:t>
        </w:r>
        <w:r w:rsidR="00CA54F5" w:rsidRPr="00CA54F5">
          <w:rPr>
            <w:rFonts w:hint="eastAsia"/>
            <w:sz w:val="24"/>
            <w:szCs w:val="24"/>
          </w:rPr>
          <w:t>的</w:t>
        </w:r>
        <w:r w:rsidR="00CA54F5" w:rsidRPr="00CA54F5">
          <w:rPr>
            <w:rFonts w:hint="eastAsia"/>
            <w:sz w:val="24"/>
            <w:szCs w:val="24"/>
          </w:rPr>
          <w:t>Web</w:t>
        </w:r>
        <w:r w:rsidR="00CA54F5" w:rsidRPr="00CA54F5">
          <w:rPr>
            <w:rFonts w:hint="eastAsia"/>
            <w:sz w:val="24"/>
            <w:szCs w:val="24"/>
          </w:rPr>
          <w:t>前端组件化研究与应用</w:t>
        </w:r>
        <w:r w:rsidR="00CA54F5" w:rsidRPr="00CA54F5">
          <w:rPr>
            <w:rFonts w:hint="eastAsia"/>
            <w:sz w:val="24"/>
            <w:szCs w:val="24"/>
          </w:rPr>
          <w:t xml:space="preserve">[D]. </w:t>
        </w:r>
        <w:r w:rsidR="00CA54F5" w:rsidRPr="00CA54F5">
          <w:rPr>
            <w:rFonts w:hint="eastAsia"/>
            <w:sz w:val="24"/>
            <w:szCs w:val="24"/>
          </w:rPr>
          <w:t>重庆邮电大学</w:t>
        </w:r>
        <w:r w:rsidR="00CA54F5" w:rsidRPr="00CA54F5">
          <w:rPr>
            <w:rFonts w:hint="eastAsia"/>
            <w:sz w:val="24"/>
            <w:szCs w:val="24"/>
          </w:rPr>
          <w:t>, 2018.</w:t>
        </w:r>
      </w:ins>
    </w:p>
    <w:p w14:paraId="08F38CF4" w14:textId="77777777" w:rsidR="00CA54F5" w:rsidRDefault="00AA6062" w:rsidP="00AA6062">
      <w:pPr>
        <w:spacing w:line="360" w:lineRule="auto"/>
        <w:rPr>
          <w:ins w:id="925" w:author="栾 锟" w:date="2021-05-05T22:20:00Z"/>
          <w:sz w:val="24"/>
          <w:szCs w:val="24"/>
        </w:rPr>
      </w:pPr>
      <w:r>
        <w:rPr>
          <w:sz w:val="24"/>
          <w:szCs w:val="24"/>
        </w:rPr>
        <w:t>[</w:t>
      </w:r>
      <w:ins w:id="926" w:author="栾 锟" w:date="2021-05-05T22:14:00Z">
        <w:r w:rsidR="00CA54F5">
          <w:rPr>
            <w:sz w:val="24"/>
            <w:szCs w:val="24"/>
          </w:rPr>
          <w:t>1</w:t>
        </w:r>
      </w:ins>
      <w:ins w:id="927" w:author="栾 锟" w:date="2021-05-05T22:17:00Z">
        <w:r w:rsidR="00CA54F5">
          <w:rPr>
            <w:sz w:val="24"/>
            <w:szCs w:val="24"/>
          </w:rPr>
          <w:t>2</w:t>
        </w:r>
      </w:ins>
      <w:del w:id="928" w:author="栾 锟" w:date="2021-05-05T22:14:00Z">
        <w:r w:rsidDel="00CA54F5">
          <w:rPr>
            <w:sz w:val="24"/>
            <w:szCs w:val="24"/>
          </w:rPr>
          <w:delText>10</w:delText>
        </w:r>
      </w:del>
      <w:r>
        <w:rPr>
          <w:sz w:val="24"/>
          <w:szCs w:val="24"/>
        </w:rPr>
        <w:t>]</w:t>
      </w:r>
      <w:r w:rsidR="004E2A1D" w:rsidRPr="004E2A1D">
        <w:rPr>
          <w:rFonts w:hint="eastAsia"/>
        </w:rPr>
        <w:t xml:space="preserve"> </w:t>
      </w:r>
      <w:r w:rsidR="004E2A1D" w:rsidRPr="004E2A1D">
        <w:rPr>
          <w:rFonts w:hint="eastAsia"/>
          <w:sz w:val="24"/>
          <w:szCs w:val="24"/>
        </w:rPr>
        <w:t>Trevor Burnham. JavaScript</w:t>
      </w:r>
      <w:r w:rsidR="004E2A1D" w:rsidRPr="004E2A1D">
        <w:rPr>
          <w:rFonts w:hint="eastAsia"/>
          <w:sz w:val="24"/>
          <w:szCs w:val="24"/>
        </w:rPr>
        <w:t>异步编程</w:t>
      </w:r>
      <w:r w:rsidR="004E2A1D" w:rsidRPr="004E2A1D">
        <w:rPr>
          <w:rFonts w:hint="eastAsia"/>
          <w:sz w:val="24"/>
          <w:szCs w:val="24"/>
        </w:rPr>
        <w:t xml:space="preserve">[M]. </w:t>
      </w:r>
      <w:r w:rsidR="004E2A1D" w:rsidRPr="004E2A1D">
        <w:rPr>
          <w:rFonts w:hint="eastAsia"/>
          <w:sz w:val="24"/>
          <w:szCs w:val="24"/>
        </w:rPr>
        <w:t>人民邮电出版社</w:t>
      </w:r>
      <w:r w:rsidR="004E2A1D" w:rsidRPr="004E2A1D">
        <w:rPr>
          <w:rFonts w:hint="eastAsia"/>
          <w:sz w:val="24"/>
          <w:szCs w:val="24"/>
        </w:rPr>
        <w:t>, 2013</w:t>
      </w:r>
    </w:p>
    <w:p w14:paraId="6C82BC6F" w14:textId="77777777" w:rsidR="004351DD" w:rsidRDefault="00CA54F5" w:rsidP="00AA6062">
      <w:pPr>
        <w:spacing w:line="360" w:lineRule="auto"/>
        <w:rPr>
          <w:ins w:id="929" w:author="栾 锟" w:date="2021-05-05T22:23:00Z"/>
          <w:sz w:val="24"/>
          <w:szCs w:val="24"/>
        </w:rPr>
      </w:pPr>
      <w:ins w:id="930" w:author="栾 锟" w:date="2021-05-05T22:20:00Z">
        <w:r w:rsidRPr="00CA54F5">
          <w:rPr>
            <w:rFonts w:hint="eastAsia"/>
            <w:sz w:val="24"/>
            <w:szCs w:val="24"/>
          </w:rPr>
          <w:t>[1</w:t>
        </w:r>
        <w:r>
          <w:rPr>
            <w:sz w:val="24"/>
            <w:szCs w:val="24"/>
          </w:rPr>
          <w:t>3</w:t>
        </w:r>
        <w:r w:rsidRPr="00CA54F5">
          <w:rPr>
            <w:rFonts w:hint="eastAsia"/>
            <w:sz w:val="24"/>
            <w:szCs w:val="24"/>
          </w:rPr>
          <w:t>]</w:t>
        </w:r>
        <w:r w:rsidRPr="00CA54F5">
          <w:rPr>
            <w:rFonts w:hint="eastAsia"/>
            <w:sz w:val="24"/>
            <w:szCs w:val="24"/>
          </w:rPr>
          <w:t>熊俊</w:t>
        </w:r>
        <w:proofErr w:type="gramStart"/>
        <w:r w:rsidRPr="00CA54F5">
          <w:rPr>
            <w:rFonts w:hint="eastAsia"/>
            <w:sz w:val="24"/>
            <w:szCs w:val="24"/>
          </w:rPr>
          <w:t>漉</w:t>
        </w:r>
        <w:proofErr w:type="gramEnd"/>
        <w:r w:rsidRPr="00CA54F5">
          <w:rPr>
            <w:rFonts w:hint="eastAsia"/>
            <w:sz w:val="24"/>
            <w:szCs w:val="24"/>
          </w:rPr>
          <w:t xml:space="preserve">. </w:t>
        </w:r>
        <w:r w:rsidRPr="00CA54F5">
          <w:rPr>
            <w:rFonts w:hint="eastAsia"/>
            <w:sz w:val="24"/>
            <w:szCs w:val="24"/>
          </w:rPr>
          <w:t>基于</w:t>
        </w:r>
        <w:r w:rsidRPr="00CA54F5">
          <w:rPr>
            <w:rFonts w:hint="eastAsia"/>
            <w:sz w:val="24"/>
            <w:szCs w:val="24"/>
          </w:rPr>
          <w:t>React</w:t>
        </w:r>
        <w:r w:rsidRPr="00CA54F5">
          <w:rPr>
            <w:rFonts w:hint="eastAsia"/>
            <w:sz w:val="24"/>
            <w:szCs w:val="24"/>
          </w:rPr>
          <w:t>的</w:t>
        </w:r>
        <w:r w:rsidRPr="00CA54F5">
          <w:rPr>
            <w:rFonts w:hint="eastAsia"/>
            <w:sz w:val="24"/>
            <w:szCs w:val="24"/>
          </w:rPr>
          <w:t>Web</w:t>
        </w:r>
        <w:r w:rsidRPr="00CA54F5">
          <w:rPr>
            <w:rFonts w:hint="eastAsia"/>
            <w:sz w:val="24"/>
            <w:szCs w:val="24"/>
          </w:rPr>
          <w:t>前端组件化研究与应用</w:t>
        </w:r>
        <w:r w:rsidRPr="00CA54F5">
          <w:rPr>
            <w:rFonts w:hint="eastAsia"/>
            <w:sz w:val="24"/>
            <w:szCs w:val="24"/>
          </w:rPr>
          <w:t xml:space="preserve">[D]. </w:t>
        </w:r>
        <w:r w:rsidRPr="00CA54F5">
          <w:rPr>
            <w:rFonts w:hint="eastAsia"/>
            <w:sz w:val="24"/>
            <w:szCs w:val="24"/>
          </w:rPr>
          <w:t>重庆邮电大学</w:t>
        </w:r>
        <w:r w:rsidRPr="00CA54F5">
          <w:rPr>
            <w:rFonts w:hint="eastAsia"/>
            <w:sz w:val="24"/>
            <w:szCs w:val="24"/>
          </w:rPr>
          <w:t>, 2018.</w:t>
        </w:r>
      </w:ins>
    </w:p>
    <w:p w14:paraId="7AE16B54" w14:textId="47114F2C" w:rsidR="004351DD" w:rsidRDefault="004351DD" w:rsidP="00AA6062">
      <w:pPr>
        <w:spacing w:line="360" w:lineRule="auto"/>
        <w:rPr>
          <w:ins w:id="931" w:author="栾 锟" w:date="2021-05-05T22:24:00Z"/>
          <w:sz w:val="24"/>
          <w:szCs w:val="24"/>
        </w:rPr>
      </w:pPr>
      <w:ins w:id="932" w:author="栾 锟" w:date="2021-05-05T22:24:00Z">
        <w:r w:rsidRPr="004351DD">
          <w:rPr>
            <w:rFonts w:hint="eastAsia"/>
            <w:sz w:val="24"/>
            <w:szCs w:val="24"/>
          </w:rPr>
          <w:t>[1</w:t>
        </w:r>
        <w:r>
          <w:rPr>
            <w:sz w:val="24"/>
            <w:szCs w:val="24"/>
          </w:rPr>
          <w:t>4</w:t>
        </w:r>
        <w:r w:rsidRPr="004351DD">
          <w:rPr>
            <w:rFonts w:hint="eastAsia"/>
            <w:sz w:val="24"/>
            <w:szCs w:val="24"/>
          </w:rPr>
          <w:t>]</w:t>
        </w:r>
        <w:r w:rsidRPr="004351DD">
          <w:rPr>
            <w:rFonts w:hint="eastAsia"/>
            <w:sz w:val="24"/>
            <w:szCs w:val="24"/>
          </w:rPr>
          <w:t>王婷婷</w:t>
        </w:r>
        <w:r w:rsidRPr="004351DD">
          <w:rPr>
            <w:rFonts w:hint="eastAsia"/>
            <w:sz w:val="24"/>
            <w:szCs w:val="24"/>
          </w:rPr>
          <w:t xml:space="preserve">. </w:t>
        </w:r>
        <w:proofErr w:type="gramStart"/>
        <w:r w:rsidRPr="004351DD">
          <w:rPr>
            <w:rFonts w:hint="eastAsia"/>
            <w:sz w:val="24"/>
            <w:szCs w:val="24"/>
          </w:rPr>
          <w:t>微信小</w:t>
        </w:r>
        <w:proofErr w:type="gramEnd"/>
        <w:r w:rsidRPr="004351DD">
          <w:rPr>
            <w:rFonts w:hint="eastAsia"/>
            <w:sz w:val="24"/>
            <w:szCs w:val="24"/>
          </w:rPr>
          <w:t>程序开发</w:t>
        </w:r>
        <w:r w:rsidRPr="004351DD">
          <w:rPr>
            <w:rFonts w:hint="eastAsia"/>
            <w:sz w:val="24"/>
            <w:szCs w:val="24"/>
          </w:rPr>
          <w:t xml:space="preserve">[J]. </w:t>
        </w:r>
        <w:r w:rsidRPr="004351DD">
          <w:rPr>
            <w:rFonts w:hint="eastAsia"/>
            <w:sz w:val="24"/>
            <w:szCs w:val="24"/>
          </w:rPr>
          <w:t>信息技术与信息化</w:t>
        </w:r>
        <w:r w:rsidRPr="004351DD">
          <w:rPr>
            <w:rFonts w:hint="eastAsia"/>
            <w:sz w:val="24"/>
            <w:szCs w:val="24"/>
          </w:rPr>
          <w:t>, 2018, 225(12):67-68.</w:t>
        </w:r>
      </w:ins>
    </w:p>
    <w:p w14:paraId="2A6C1DBD" w14:textId="7E172259" w:rsidR="00AA6062" w:rsidRDefault="004351DD" w:rsidP="00AA6062">
      <w:pPr>
        <w:spacing w:line="360" w:lineRule="auto"/>
        <w:rPr>
          <w:ins w:id="933" w:author="栾 锟" w:date="2021-05-05T22:20:00Z"/>
          <w:sz w:val="24"/>
          <w:szCs w:val="24"/>
        </w:rPr>
      </w:pPr>
      <w:ins w:id="934" w:author="栾 锟" w:date="2021-05-05T22:24:00Z">
        <w:r w:rsidRPr="004351DD">
          <w:rPr>
            <w:sz w:val="24"/>
            <w:szCs w:val="24"/>
          </w:rPr>
          <w:t>[1</w:t>
        </w:r>
        <w:r>
          <w:rPr>
            <w:sz w:val="24"/>
            <w:szCs w:val="24"/>
          </w:rPr>
          <w:t>5</w:t>
        </w:r>
        <w:r w:rsidRPr="004351DD">
          <w:rPr>
            <w:sz w:val="24"/>
            <w:szCs w:val="24"/>
          </w:rPr>
          <w:t xml:space="preserve">] </w:t>
        </w:r>
        <w:proofErr w:type="spellStart"/>
        <w:r w:rsidRPr="004351DD">
          <w:rPr>
            <w:sz w:val="24"/>
            <w:szCs w:val="24"/>
          </w:rPr>
          <w:t>Netze</w:t>
        </w:r>
        <w:proofErr w:type="spellEnd"/>
        <w:r w:rsidRPr="004351DD">
          <w:rPr>
            <w:sz w:val="24"/>
            <w:szCs w:val="24"/>
          </w:rPr>
          <w:t xml:space="preserve"> </w:t>
        </w:r>
        <w:proofErr w:type="gramStart"/>
        <w:r w:rsidRPr="004351DD">
          <w:rPr>
            <w:sz w:val="24"/>
            <w:szCs w:val="24"/>
          </w:rPr>
          <w:t>H .</w:t>
        </w:r>
        <w:proofErr w:type="gramEnd"/>
        <w:r w:rsidRPr="004351DD">
          <w:rPr>
            <w:sz w:val="24"/>
            <w:szCs w:val="24"/>
          </w:rPr>
          <w:t xml:space="preserve"> </w:t>
        </w:r>
        <w:proofErr w:type="spellStart"/>
        <w:r w:rsidRPr="004351DD">
          <w:rPr>
            <w:sz w:val="24"/>
            <w:szCs w:val="24"/>
          </w:rPr>
          <w:t>Nutze</w:t>
        </w:r>
        <w:proofErr w:type="spellEnd"/>
        <w:r w:rsidRPr="004351DD">
          <w:rPr>
            <w:sz w:val="24"/>
            <w:szCs w:val="24"/>
          </w:rPr>
          <w:t xml:space="preserve"> </w:t>
        </w:r>
        <w:proofErr w:type="spellStart"/>
        <w:r w:rsidRPr="004351DD">
          <w:rPr>
            <w:sz w:val="24"/>
            <w:szCs w:val="24"/>
          </w:rPr>
          <w:t>nur</w:t>
        </w:r>
        <w:proofErr w:type="spellEnd"/>
        <w:r w:rsidRPr="004351DD">
          <w:rPr>
            <w:sz w:val="24"/>
            <w:szCs w:val="24"/>
          </w:rPr>
          <w:t xml:space="preserve"> </w:t>
        </w:r>
        <w:proofErr w:type="spellStart"/>
        <w:r w:rsidRPr="004351DD">
          <w:rPr>
            <w:sz w:val="24"/>
            <w:szCs w:val="24"/>
          </w:rPr>
          <w:t>noch</w:t>
        </w:r>
        <w:proofErr w:type="spellEnd"/>
        <w:r w:rsidRPr="004351DD">
          <w:rPr>
            <w:sz w:val="24"/>
            <w:szCs w:val="24"/>
          </w:rPr>
          <w:t xml:space="preserve"> </w:t>
        </w:r>
        <w:proofErr w:type="spellStart"/>
        <w:r w:rsidRPr="004351DD">
          <w:rPr>
            <w:sz w:val="24"/>
            <w:szCs w:val="24"/>
          </w:rPr>
          <w:t>MobaXTerm</w:t>
        </w:r>
        <w:proofErr w:type="spellEnd"/>
        <w:r w:rsidRPr="004351DD">
          <w:rPr>
            <w:sz w:val="24"/>
            <w:szCs w:val="24"/>
          </w:rPr>
          <w:t xml:space="preserve"> | SSH-Client Putty: Fast </w:t>
        </w:r>
        <w:proofErr w:type="spellStart"/>
        <w:r w:rsidRPr="004351DD">
          <w:rPr>
            <w:sz w:val="24"/>
            <w:szCs w:val="24"/>
          </w:rPr>
          <w:t>vergessene</w:t>
        </w:r>
        <w:proofErr w:type="spellEnd"/>
        <w:r w:rsidRPr="004351DD">
          <w:rPr>
            <w:sz w:val="24"/>
            <w:szCs w:val="24"/>
          </w:rPr>
          <w:t xml:space="preserve"> </w:t>
        </w:r>
        <w:proofErr w:type="spellStart"/>
        <w:r w:rsidRPr="004351DD">
          <w:rPr>
            <w:sz w:val="24"/>
            <w:szCs w:val="24"/>
          </w:rPr>
          <w:t>Sicher</w:t>
        </w:r>
        <w:proofErr w:type="spellEnd"/>
        <w:r w:rsidRPr="004351DD">
          <w:rPr>
            <w:sz w:val="24"/>
            <w:szCs w:val="24"/>
          </w:rPr>
          <w:t xml:space="preserve">. | </w:t>
        </w:r>
        <w:proofErr w:type="spellStart"/>
        <w:r w:rsidRPr="004351DD">
          <w:rPr>
            <w:sz w:val="24"/>
            <w:szCs w:val="24"/>
          </w:rPr>
          <w:t>heise</w:t>
        </w:r>
        <w:proofErr w:type="spellEnd"/>
        <w:r w:rsidRPr="004351DD">
          <w:rPr>
            <w:sz w:val="24"/>
            <w:szCs w:val="24"/>
          </w:rPr>
          <w:t xml:space="preserve"> </w:t>
        </w:r>
        <w:proofErr w:type="spellStart"/>
        <w:r w:rsidRPr="004351DD">
          <w:rPr>
            <w:sz w:val="24"/>
            <w:szCs w:val="24"/>
          </w:rPr>
          <w:t>Netze-Newsforen</w:t>
        </w:r>
        <w:proofErr w:type="spellEnd"/>
        <w:r w:rsidRPr="004351DD">
          <w:rPr>
            <w:sz w:val="24"/>
            <w:szCs w:val="24"/>
          </w:rPr>
          <w:t xml:space="preserve">[J]. </w:t>
        </w:r>
        <w:proofErr w:type="spellStart"/>
        <w:r w:rsidRPr="004351DD">
          <w:rPr>
            <w:sz w:val="24"/>
            <w:szCs w:val="24"/>
          </w:rPr>
          <w:t>Heise</w:t>
        </w:r>
        <w:proofErr w:type="spellEnd"/>
        <w:r w:rsidRPr="004351DD">
          <w:rPr>
            <w:sz w:val="24"/>
            <w:szCs w:val="24"/>
          </w:rPr>
          <w:t xml:space="preserve"> </w:t>
        </w:r>
        <w:proofErr w:type="spellStart"/>
        <w:r w:rsidRPr="004351DD">
          <w:rPr>
            <w:sz w:val="24"/>
            <w:szCs w:val="24"/>
          </w:rPr>
          <w:t>Zeitschriften</w:t>
        </w:r>
        <w:proofErr w:type="spellEnd"/>
        <w:r w:rsidRPr="004351DD">
          <w:rPr>
            <w:sz w:val="24"/>
            <w:szCs w:val="24"/>
          </w:rPr>
          <w:t xml:space="preserve"> </w:t>
        </w:r>
        <w:proofErr w:type="gramStart"/>
        <w:r w:rsidRPr="004351DD">
          <w:rPr>
            <w:sz w:val="24"/>
            <w:szCs w:val="24"/>
          </w:rPr>
          <w:t>Verlag.</w:t>
        </w:r>
      </w:ins>
      <w:r w:rsidR="004E2A1D" w:rsidRPr="004E2A1D">
        <w:rPr>
          <w:rFonts w:hint="eastAsia"/>
          <w:sz w:val="24"/>
          <w:szCs w:val="24"/>
        </w:rPr>
        <w:t>.</w:t>
      </w:r>
      <w:proofErr w:type="gramEnd"/>
    </w:p>
    <w:p w14:paraId="7507AF9B" w14:textId="77777777" w:rsidR="00CA54F5" w:rsidRDefault="00CA54F5" w:rsidP="00AA6062">
      <w:pPr>
        <w:spacing w:line="360" w:lineRule="auto"/>
        <w:rPr>
          <w:rFonts w:eastAsia="黑体" w:hint="eastAsia"/>
          <w:sz w:val="32"/>
          <w:szCs w:val="32"/>
        </w:rPr>
      </w:pPr>
    </w:p>
    <w:p w14:paraId="329F21EE" w14:textId="77777777" w:rsidR="00AA6062" w:rsidRDefault="00AA6062" w:rsidP="00AA6062">
      <w:pPr>
        <w:spacing w:line="360" w:lineRule="auto"/>
        <w:jc w:val="center"/>
        <w:rPr>
          <w:rFonts w:eastAsia="黑体"/>
          <w:sz w:val="32"/>
          <w:szCs w:val="32"/>
        </w:rPr>
      </w:pPr>
    </w:p>
    <w:bookmarkEnd w:id="915"/>
    <w:p w14:paraId="6C4F59DE" w14:textId="77777777" w:rsidR="00DF166E" w:rsidRPr="00AA6062" w:rsidRDefault="00DF166E" w:rsidP="00AA6062">
      <w:pPr>
        <w:pStyle w:val="32"/>
      </w:pPr>
    </w:p>
    <w:p w14:paraId="3B379189" w14:textId="77777777" w:rsidR="00DF166E" w:rsidRPr="00AA6062" w:rsidRDefault="00DF166E" w:rsidP="00AA6062">
      <w:pPr>
        <w:pStyle w:val="32"/>
      </w:pPr>
    </w:p>
    <w:p w14:paraId="5DD70039" w14:textId="77777777" w:rsidR="00DF166E" w:rsidRPr="00AA6062" w:rsidRDefault="00DF166E" w:rsidP="00AA6062">
      <w:pPr>
        <w:pStyle w:val="32"/>
      </w:pPr>
    </w:p>
    <w:p w14:paraId="1C30612D" w14:textId="77777777" w:rsidR="00DF166E" w:rsidRPr="00AA6062" w:rsidRDefault="00DF166E" w:rsidP="00AA6062">
      <w:pPr>
        <w:pStyle w:val="32"/>
      </w:pPr>
    </w:p>
    <w:p w14:paraId="070CC65B" w14:textId="77777777" w:rsidR="00DF166E" w:rsidRPr="00AA6062" w:rsidRDefault="00DF166E" w:rsidP="00AA6062">
      <w:pPr>
        <w:pStyle w:val="32"/>
      </w:pPr>
    </w:p>
    <w:p w14:paraId="7D0B10C6" w14:textId="77777777" w:rsidR="00DF166E" w:rsidRDefault="00CB199E" w:rsidP="00D01E1F">
      <w:pPr>
        <w:spacing w:line="360" w:lineRule="auto"/>
        <w:outlineLvl w:val="0"/>
        <w:rPr>
          <w:rFonts w:eastAsia="黑体"/>
          <w:sz w:val="32"/>
          <w:szCs w:val="32"/>
        </w:rPr>
      </w:pPr>
      <w:bookmarkStart w:id="935" w:name="_Toc6546"/>
      <w:r>
        <w:rPr>
          <w:rFonts w:eastAsia="黑体"/>
          <w:sz w:val="32"/>
          <w:szCs w:val="32"/>
        </w:rPr>
        <w:br w:type="page"/>
      </w:r>
    </w:p>
    <w:p w14:paraId="2C8F7D7B" w14:textId="77777777" w:rsidR="00DF166E" w:rsidRDefault="00CB199E">
      <w:pPr>
        <w:spacing w:line="360" w:lineRule="auto"/>
        <w:jc w:val="center"/>
        <w:outlineLvl w:val="0"/>
        <w:rPr>
          <w:rFonts w:eastAsia="黑体"/>
          <w:sz w:val="32"/>
          <w:szCs w:val="32"/>
        </w:rPr>
      </w:pPr>
      <w:r>
        <w:rPr>
          <w:rFonts w:eastAsia="黑体"/>
          <w:sz w:val="32"/>
          <w:szCs w:val="32"/>
        </w:rPr>
        <w:lastRenderedPageBreak/>
        <w:t>致谢</w:t>
      </w:r>
      <w:bookmarkEnd w:id="935"/>
    </w:p>
    <w:p w14:paraId="5B94D56F" w14:textId="77777777" w:rsidR="00B02BF8" w:rsidRDefault="00CB199E">
      <w:pPr>
        <w:spacing w:line="360" w:lineRule="auto"/>
        <w:ind w:firstLineChars="200" w:firstLine="480"/>
        <w:rPr>
          <w:sz w:val="24"/>
          <w:szCs w:val="24"/>
        </w:rPr>
      </w:pPr>
      <w:r>
        <w:rPr>
          <w:rFonts w:hint="eastAsia"/>
          <w:sz w:val="24"/>
          <w:szCs w:val="24"/>
        </w:rPr>
        <w:t>大学的时间一点一滴的流逝，即将迎来了人生中最后一次的毕业季。在这个美好的校园时光里，我们的毕业设计也进入了尾声。</w:t>
      </w:r>
    </w:p>
    <w:p w14:paraId="17CDB3C6" w14:textId="77CCF0A4" w:rsidR="00DF166E" w:rsidRDefault="00CB199E">
      <w:pPr>
        <w:spacing w:line="360" w:lineRule="auto"/>
        <w:ind w:firstLineChars="200" w:firstLine="480"/>
        <w:rPr>
          <w:sz w:val="24"/>
          <w:szCs w:val="24"/>
        </w:rPr>
      </w:pPr>
      <w:r>
        <w:rPr>
          <w:rFonts w:hint="eastAsia"/>
          <w:sz w:val="24"/>
          <w:szCs w:val="24"/>
        </w:rPr>
        <w:t>在参加毕业设计的整个过程中，非常感谢帮助我的老师，同学还有关心我的朋友们，是他们在我遇到问题的时候给予我最大的帮助</w:t>
      </w:r>
      <w:r w:rsidR="00B02BF8">
        <w:rPr>
          <w:rFonts w:hint="eastAsia"/>
          <w:sz w:val="24"/>
          <w:szCs w:val="24"/>
        </w:rPr>
        <w:t>，</w:t>
      </w:r>
      <w:r>
        <w:rPr>
          <w:rFonts w:hint="eastAsia"/>
          <w:sz w:val="24"/>
          <w:szCs w:val="24"/>
        </w:rPr>
        <w:t>让我克服困难。在我的整个毕业设计的过程中，给予我最大帮助的是我的授业导师张老师，从毕业设计的选题开始，任务书，开题报告，到中期检查以及答辩</w:t>
      </w:r>
      <w:r>
        <w:rPr>
          <w:rFonts w:hint="eastAsia"/>
          <w:sz w:val="24"/>
          <w:szCs w:val="24"/>
        </w:rPr>
        <w:t>PPT</w:t>
      </w:r>
      <w:r>
        <w:rPr>
          <w:rFonts w:hint="eastAsia"/>
          <w:sz w:val="24"/>
          <w:szCs w:val="24"/>
        </w:rPr>
        <w:t>的制作，每一步都认认真真的给我们作指导，提建议，</w:t>
      </w:r>
      <w:r>
        <w:rPr>
          <w:sz w:val="24"/>
          <w:szCs w:val="24"/>
        </w:rPr>
        <w:t>张老师兢兢业业的工作态度，认真负责的工作作风时时刻刻熏陶着我，影响着我</w:t>
      </w:r>
      <w:r>
        <w:rPr>
          <w:rFonts w:hint="eastAsia"/>
          <w:sz w:val="24"/>
          <w:szCs w:val="24"/>
        </w:rPr>
        <w:t>，</w:t>
      </w:r>
      <w:r>
        <w:rPr>
          <w:sz w:val="24"/>
          <w:szCs w:val="24"/>
        </w:rPr>
        <w:t>同时也培养了我的动手能力和实践经验，使我的专业技术和理论知识都得到了进一步的提高</w:t>
      </w:r>
      <w:r>
        <w:rPr>
          <w:rFonts w:hint="eastAsia"/>
          <w:sz w:val="24"/>
          <w:szCs w:val="24"/>
        </w:rPr>
        <w:t>。</w:t>
      </w:r>
    </w:p>
    <w:p w14:paraId="49766F79" w14:textId="0C38C44F" w:rsidR="00DF166E" w:rsidRDefault="00CB199E">
      <w:pPr>
        <w:spacing w:line="360" w:lineRule="auto"/>
        <w:ind w:firstLineChars="200" w:firstLine="480"/>
        <w:rPr>
          <w:b/>
          <w:bCs/>
          <w:szCs w:val="21"/>
        </w:rPr>
      </w:pPr>
      <w:r>
        <w:rPr>
          <w:sz w:val="24"/>
          <w:szCs w:val="24"/>
        </w:rPr>
        <w:t>在完成毕业设计的过程中，也要感谢母校</w:t>
      </w:r>
      <w:r>
        <w:rPr>
          <w:rFonts w:hint="eastAsia"/>
          <w:sz w:val="24"/>
          <w:szCs w:val="24"/>
        </w:rPr>
        <w:t>给我们</w:t>
      </w:r>
      <w:r>
        <w:rPr>
          <w:sz w:val="24"/>
          <w:szCs w:val="24"/>
        </w:rPr>
        <w:t>提供了宝贵的学习与实践的机会</w:t>
      </w:r>
      <w:r w:rsidR="00B02BF8">
        <w:rPr>
          <w:rFonts w:hint="eastAsia"/>
          <w:sz w:val="24"/>
          <w:szCs w:val="24"/>
        </w:rPr>
        <w:t>。</w:t>
      </w:r>
      <w:r>
        <w:rPr>
          <w:sz w:val="24"/>
          <w:szCs w:val="24"/>
        </w:rPr>
        <w:t>最后</w:t>
      </w:r>
      <w:r w:rsidR="00B02BF8">
        <w:rPr>
          <w:rFonts w:hint="eastAsia"/>
          <w:sz w:val="24"/>
          <w:szCs w:val="24"/>
        </w:rPr>
        <w:t>，</w:t>
      </w:r>
      <w:r>
        <w:rPr>
          <w:sz w:val="24"/>
          <w:szCs w:val="24"/>
        </w:rPr>
        <w:t>再次由衷的感谢我的导师张老师</w:t>
      </w:r>
      <w:r>
        <w:rPr>
          <w:rFonts w:hint="eastAsia"/>
          <w:sz w:val="24"/>
          <w:szCs w:val="24"/>
        </w:rPr>
        <w:t>对我</w:t>
      </w:r>
      <w:r>
        <w:rPr>
          <w:sz w:val="24"/>
          <w:szCs w:val="24"/>
        </w:rPr>
        <w:t>的悉心教导。</w:t>
      </w:r>
    </w:p>
    <w:sectPr w:rsidR="00DF166E">
      <w:headerReference w:type="default" r:id="rId38"/>
      <w:footerReference w:type="default" r:id="rId39"/>
      <w:endnotePr>
        <w:numFmt w:val="decimal"/>
      </w:endnotePr>
      <w:pgSz w:w="11906" w:h="16838"/>
      <w:pgMar w:top="1440" w:right="1800" w:bottom="1440" w:left="1800" w:header="851" w:footer="992" w:gutter="0"/>
      <w:pgNumType w:start="1"/>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1" w:author="thinkpad" w:date="2021-04-29T22:13:00Z" w:initials="">
    <w:p w14:paraId="4F576863" w14:textId="77777777" w:rsidR="00E65198" w:rsidRDefault="00E65198">
      <w:pPr>
        <w:pStyle w:val="a4"/>
      </w:pPr>
      <w:r>
        <w:t>最好采用</w:t>
      </w:r>
      <w:proofErr w:type="spellStart"/>
      <w:r>
        <w:t>viso</w:t>
      </w:r>
      <w:proofErr w:type="spellEnd"/>
      <w:r>
        <w:t>绘图</w:t>
      </w:r>
    </w:p>
  </w:comment>
  <w:comment w:id="112" w:author="Administrator" w:date="2021-05-05T17:26:00Z" w:initials="A">
    <w:p w14:paraId="460A969B" w14:textId="1F40918D" w:rsidR="00E65198" w:rsidRDefault="00E65198">
      <w:pPr>
        <w:pStyle w:val="a4"/>
      </w:pPr>
      <w:r>
        <w:rPr>
          <w:rStyle w:val="af6"/>
        </w:rPr>
        <w:annotationRef/>
      </w:r>
    </w:p>
  </w:comment>
  <w:comment w:id="115" w:author="thinkpad" w:date="2021-04-28T23:50:00Z" w:initials="">
    <w:p w14:paraId="6EC86D39" w14:textId="77777777" w:rsidR="00E65198" w:rsidRDefault="00E65198">
      <w:pPr>
        <w:pStyle w:val="a4"/>
      </w:pPr>
      <w:r>
        <w:t>采用</w:t>
      </w:r>
      <w:proofErr w:type="spellStart"/>
      <w:r>
        <w:t>viso</w:t>
      </w:r>
      <w:proofErr w:type="spellEnd"/>
      <w:r>
        <w:t>绘制</w:t>
      </w:r>
    </w:p>
  </w:comment>
  <w:comment w:id="120" w:author="thinkpad" w:date="2021-05-05T00:17:00Z" w:initials="">
    <w:p w14:paraId="62C91E29" w14:textId="7A12A7A9" w:rsidR="00E65198" w:rsidRDefault="00E65198">
      <w:pPr>
        <w:pStyle w:val="a4"/>
      </w:pPr>
      <w:r>
        <w:rPr>
          <w:rFonts w:hint="eastAsia"/>
        </w:rPr>
        <w:t>文本</w:t>
      </w:r>
      <w:r>
        <w:t>框的背景色去掉</w:t>
      </w:r>
      <w:r>
        <w:rPr>
          <w:rFonts w:hint="eastAsia"/>
        </w:rPr>
        <w:t>，</w:t>
      </w:r>
      <w:r>
        <w:t>线条颜色用黑色</w:t>
      </w:r>
      <w:r>
        <w:rPr>
          <w:rFonts w:hint="eastAsia"/>
        </w:rPr>
        <w:t>，</w:t>
      </w:r>
      <w:r>
        <w:t>字体颜色用黑色</w:t>
      </w:r>
    </w:p>
  </w:comment>
  <w:comment w:id="123" w:author="thinkpad" w:date="2021-05-05T00:18:00Z" w:initials="t">
    <w:p w14:paraId="7FFF5E34" w14:textId="7758F00B" w:rsidR="00E65198" w:rsidRDefault="00E65198">
      <w:pPr>
        <w:pStyle w:val="a4"/>
      </w:pPr>
      <w:r>
        <w:rPr>
          <w:rStyle w:val="af6"/>
        </w:rPr>
        <w:annotationRef/>
      </w:r>
      <w:r>
        <w:t>需要介绍一下用户目录的功能</w:t>
      </w:r>
    </w:p>
  </w:comment>
  <w:comment w:id="137" w:author="thinkpad" w:date="2021-05-05T00:18:00Z" w:initials="">
    <w:p w14:paraId="7E7A0FCF" w14:textId="6D5A51E0" w:rsidR="00E65198" w:rsidRDefault="00E65198">
      <w:pPr>
        <w:pStyle w:val="a4"/>
      </w:pPr>
      <w:r>
        <w:rPr>
          <w:rFonts w:hint="eastAsia"/>
        </w:rPr>
        <w:t>同上，截图下方的空白块去掉</w:t>
      </w:r>
    </w:p>
  </w:comment>
  <w:comment w:id="154" w:author="thinkpad" w:date="2021-05-05T00:21:00Z" w:initials="">
    <w:p w14:paraId="252CEFA6" w14:textId="5656BC3E" w:rsidR="00E65198" w:rsidRDefault="00E65198" w:rsidP="00752CBE">
      <w:pPr>
        <w:pStyle w:val="a4"/>
      </w:pPr>
      <w:r>
        <w:rPr>
          <w:rFonts w:hint="eastAsia"/>
        </w:rPr>
        <w:t>线条</w:t>
      </w:r>
      <w:r>
        <w:t>颜色改为黑色</w:t>
      </w:r>
    </w:p>
  </w:comment>
  <w:comment w:id="176" w:author="thinkpad" w:date="2021-04-29T22:14:00Z" w:initials="">
    <w:p w14:paraId="00F4223B" w14:textId="77777777" w:rsidR="00E65198" w:rsidRDefault="00E65198" w:rsidP="00752CBE">
      <w:pPr>
        <w:pStyle w:val="a4"/>
      </w:pPr>
      <w:r>
        <w:t>采用</w:t>
      </w:r>
      <w:proofErr w:type="spellStart"/>
      <w:r>
        <w:t>viso</w:t>
      </w:r>
      <w:proofErr w:type="spellEnd"/>
    </w:p>
  </w:comment>
  <w:comment w:id="220" w:author="thinkpad" w:date="2021-05-05T00:26:00Z" w:initials="t">
    <w:p w14:paraId="48D2CB95" w14:textId="6A587D16" w:rsidR="00E65198" w:rsidRDefault="00E65198">
      <w:pPr>
        <w:pStyle w:val="a4"/>
      </w:pPr>
      <w:r>
        <w:rPr>
          <w:rStyle w:val="af6"/>
        </w:rPr>
        <w:annotationRef/>
      </w:r>
      <w:r>
        <w:t>两侧的蓝色竖线去掉</w:t>
      </w:r>
    </w:p>
  </w:comment>
  <w:comment w:id="382" w:author="thinkpad" w:date="2021-05-05T00:38:00Z" w:initials="t">
    <w:p w14:paraId="14447811" w14:textId="318E861C" w:rsidR="00E65198" w:rsidRDefault="00E65198">
      <w:pPr>
        <w:pStyle w:val="a4"/>
      </w:pPr>
      <w:r>
        <w:rPr>
          <w:rStyle w:val="af6"/>
        </w:rPr>
        <w:annotationRef/>
      </w:r>
      <w:r>
        <w:t>详细介绍一下该部分的内容</w:t>
      </w:r>
    </w:p>
  </w:comment>
  <w:comment w:id="916" w:author="thinkpad" w:date="2021-05-05T00:33:00Z" w:initials="t">
    <w:p w14:paraId="13ACBA3B" w14:textId="283DA5C7" w:rsidR="00E65198" w:rsidRDefault="00E65198">
      <w:pPr>
        <w:pStyle w:val="a4"/>
      </w:pPr>
      <w:r>
        <w:rPr>
          <w:rStyle w:val="af6"/>
        </w:rPr>
        <w:annotationRef/>
      </w:r>
      <w:r>
        <w:t>参考文献需要至少</w:t>
      </w:r>
      <w:r>
        <w:rPr>
          <w:rFonts w:hint="eastAsia"/>
        </w:rPr>
        <w:t>15</w:t>
      </w:r>
      <w:r>
        <w:rPr>
          <w:rFonts w:hint="eastAsia"/>
        </w:rPr>
        <w:t>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F576863" w15:done="0"/>
  <w15:commentEx w15:paraId="460A969B" w15:paraIdParent="4F576863" w15:done="0"/>
  <w15:commentEx w15:paraId="6EC86D39" w15:done="0"/>
  <w15:commentEx w15:paraId="62C91E29" w15:done="0"/>
  <w15:commentEx w15:paraId="7FFF5E34" w15:done="0"/>
  <w15:commentEx w15:paraId="7E7A0FCF" w15:done="0"/>
  <w15:commentEx w15:paraId="252CEFA6" w15:done="0"/>
  <w15:commentEx w15:paraId="00F4223B" w15:done="0"/>
  <w15:commentEx w15:paraId="48D2CB95" w15:done="0"/>
  <w15:commentEx w15:paraId="14447811" w15:done="0"/>
  <w15:commentEx w15:paraId="13ACBA3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F576863" w16cid:durableId="243800F3"/>
  <w16cid:commentId w16cid:paraId="460A969B" w16cid:durableId="243D81D5"/>
  <w16cid:commentId w16cid:paraId="6EC86D39" w16cid:durableId="243800F4"/>
  <w16cid:commentId w16cid:paraId="62C91E29" w16cid:durableId="243800F5"/>
  <w16cid:commentId w16cid:paraId="7FFF5E34" w16cid:durableId="243D81D8"/>
  <w16cid:commentId w16cid:paraId="7E7A0FCF" w16cid:durableId="243800F6"/>
  <w16cid:commentId w16cid:paraId="252CEFA6" w16cid:durableId="243C3ED7"/>
  <w16cid:commentId w16cid:paraId="00F4223B" w16cid:durableId="243C3ED8"/>
  <w16cid:commentId w16cid:paraId="48D2CB95" w16cid:durableId="243D81DC"/>
  <w16cid:commentId w16cid:paraId="14447811" w16cid:durableId="243D81DD"/>
  <w16cid:commentId w16cid:paraId="13ACBA3B" w16cid:durableId="243D81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7A94DC" w14:textId="77777777" w:rsidR="001D2489" w:rsidRDefault="001D2489"/>
  </w:endnote>
  <w:endnote w:type="continuationSeparator" w:id="0">
    <w:p w14:paraId="3E630204" w14:textId="77777777" w:rsidR="001D2489" w:rsidRDefault="001D2489"/>
  </w:endnote>
  <w:endnote w:id="1">
    <w:p w14:paraId="5CA2E0F3" w14:textId="77777777" w:rsidR="00E65198" w:rsidRDefault="00E65198">
      <w:pPr>
        <w:pStyle w:val="a9"/>
        <w:spacing w:line="360" w:lineRule="auto"/>
      </w:pPr>
    </w:p>
  </w:endnote>
  <w:endnote w:id="2">
    <w:p w14:paraId="6F9CB9FE" w14:textId="77777777" w:rsidR="00E65198" w:rsidRDefault="00E65198">
      <w:pPr>
        <w:pStyle w:val="a9"/>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ˎ̥">
    <w:altName w:val="Times New Roman"/>
    <w:charset w:val="00"/>
    <w:family w:val="roman"/>
    <w:pitch w:val="default"/>
    <w:sig w:usb0="00000000" w:usb1="00000000" w:usb2="00000000" w:usb3="00000000" w:csb0="00040001" w:csb1="00000000"/>
  </w:font>
  <w:font w:name="仿宋_GB2312">
    <w:altName w:val="仿宋"/>
    <w:charset w:val="86"/>
    <w:family w:val="modern"/>
    <w:pitch w:val="default"/>
    <w:sig w:usb0="00000001" w:usb1="080E0000" w:usb2="00000010" w:usb3="00000000" w:csb0="00040000" w:csb1="00000000"/>
  </w:font>
  <w:font w:name="华文中宋">
    <w:altName w:val="Malgun Gothic Semilight"/>
    <w:panose1 w:val="02010600040101010101"/>
    <w:charset w:val="86"/>
    <w:family w:val="auto"/>
    <w:pitch w:val="variable"/>
    <w:sig w:usb0="00000287" w:usb1="080F0000" w:usb2="00000010" w:usb3="00000000" w:csb0="0004009F" w:csb1="00000000"/>
  </w:font>
  <w:font w:name="华文新魏">
    <w:altName w:val="Malgun Gothic Semilight"/>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8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78D54" w14:textId="77777777" w:rsidR="00E65198" w:rsidRDefault="00E65198">
    <w:pPr>
      <w:pStyle w:val="ac"/>
    </w:pPr>
    <w:r>
      <w:rPr>
        <w:noProof/>
      </w:rPr>
      <mc:AlternateContent>
        <mc:Choice Requires="wps">
          <w:drawing>
            <wp:anchor distT="0" distB="0" distL="114300" distR="114300" simplePos="0" relativeHeight="251662336" behindDoc="0" locked="0" layoutInCell="1" allowOverlap="1" wp14:anchorId="43858150" wp14:editId="73BEB313">
              <wp:simplePos x="0" y="0"/>
              <wp:positionH relativeFrom="margin">
                <wp:posOffset>2588895</wp:posOffset>
              </wp:positionH>
              <wp:positionV relativeFrom="paragraph">
                <wp:posOffset>0</wp:posOffset>
              </wp:positionV>
              <wp:extent cx="67310" cy="172720"/>
              <wp:effectExtent l="0" t="0" r="1270" b="2540"/>
              <wp:wrapNone/>
              <wp:docPr id="1" name="文本框 10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 cy="172720"/>
                      </a:xfrm>
                      <a:prstGeom prst="rect">
                        <a:avLst/>
                      </a:prstGeom>
                      <a:noFill/>
                      <a:ln>
                        <a:noFill/>
                      </a:ln>
                    </wps:spPr>
                    <wps:txbx>
                      <w:txbxContent>
                        <w:p w14:paraId="449A60BD" w14:textId="77777777" w:rsidR="00E65198" w:rsidRDefault="00E65198">
                          <w:pPr>
                            <w:snapToGrid w:val="0"/>
                            <w:rPr>
                              <w:rFonts w:ascii="宋体" w:hAnsi="宋体" w:cs="宋体"/>
                              <w:szCs w:val="28"/>
                            </w:rPr>
                          </w:pPr>
                          <w:r>
                            <w:rPr>
                              <w:rFonts w:ascii="宋体" w:hAnsi="宋体" w:cs="宋体" w:hint="eastAsia"/>
                              <w:szCs w:val="28"/>
                            </w:rPr>
                            <w:fldChar w:fldCharType="begin"/>
                          </w:r>
                          <w:r>
                            <w:rPr>
                              <w:rFonts w:ascii="宋体" w:hAnsi="宋体" w:cs="宋体" w:hint="eastAsia"/>
                              <w:szCs w:val="28"/>
                            </w:rPr>
                            <w:instrText xml:space="preserve"> PAGE  \* MERGEFORMAT </w:instrText>
                          </w:r>
                          <w:r>
                            <w:rPr>
                              <w:rFonts w:ascii="宋体" w:hAnsi="宋体" w:cs="宋体" w:hint="eastAsia"/>
                              <w:szCs w:val="28"/>
                            </w:rPr>
                            <w:fldChar w:fldCharType="separate"/>
                          </w:r>
                          <w:r>
                            <w:rPr>
                              <w:rFonts w:ascii="宋体" w:hAnsi="宋体" w:cs="宋体"/>
                              <w:noProof/>
                              <w:szCs w:val="28"/>
                            </w:rPr>
                            <w:t>13</w:t>
                          </w:r>
                          <w:r>
                            <w:rPr>
                              <w:rFonts w:ascii="宋体" w:hAnsi="宋体" w:cs="宋体" w:hint="eastAsia"/>
                              <w:szCs w:val="28"/>
                            </w:rPr>
                            <w:fldChar w:fldCharType="end"/>
                          </w:r>
                        </w:p>
                      </w:txbxContent>
                    </wps:txbx>
                    <wps:bodyPr rot="0" vert="horz" wrap="none" lIns="0" tIns="0" rIns="0" bIns="0" anchor="t" anchorCtr="0" upright="1">
                      <a:spAutoFit/>
                    </wps:bodyPr>
                  </wps:wsp>
                </a:graphicData>
              </a:graphic>
            </wp:anchor>
          </w:drawing>
        </mc:Choice>
        <mc:Fallback>
          <w:pict>
            <v:shapetype w14:anchorId="43858150" id="_x0000_t202" coordsize="21600,21600" o:spt="202" path="m,l,21600r21600,l21600,xe">
              <v:stroke joinstyle="miter"/>
              <v:path gradientshapeok="t" o:connecttype="rect"/>
            </v:shapetype>
            <v:shape id="文本框 1044" o:spid="_x0000_s1026" type="#_x0000_t202" style="position:absolute;margin-left:203.85pt;margin-top:0;width:5.3pt;height:13.6pt;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" filled="f" stroked="f">
              <v:textbox style="mso-fit-shape-to-text:t" inset="0,0,0,0">
                <w:txbxContent>
                  <w:p w14:paraId="449A60BD" w14:textId="77777777" w:rsidR="00E65198" w:rsidRDefault="00E65198">
                    <w:pPr>
                      <w:snapToGrid w:val="0"/>
                      <w:rPr>
                        <w:rFonts w:ascii="宋体" w:hAnsi="宋体" w:cs="宋体"/>
                        <w:szCs w:val="28"/>
                      </w:rPr>
                    </w:pPr>
                    <w:r>
                      <w:rPr>
                        <w:rFonts w:ascii="宋体" w:hAnsi="宋体" w:cs="宋体" w:hint="eastAsia"/>
                        <w:szCs w:val="28"/>
                      </w:rPr>
                      <w:fldChar w:fldCharType="begin"/>
                    </w:r>
                    <w:r>
                      <w:rPr>
                        <w:rFonts w:ascii="宋体" w:hAnsi="宋体" w:cs="宋体" w:hint="eastAsia"/>
                        <w:szCs w:val="28"/>
                      </w:rPr>
                      <w:instrText xml:space="preserve"> PAGE  \* MERGEFORMAT </w:instrText>
                    </w:r>
                    <w:r>
                      <w:rPr>
                        <w:rFonts w:ascii="宋体" w:hAnsi="宋体" w:cs="宋体" w:hint="eastAsia"/>
                        <w:szCs w:val="28"/>
                      </w:rPr>
                      <w:fldChar w:fldCharType="separate"/>
                    </w:r>
                    <w:r>
                      <w:rPr>
                        <w:rFonts w:ascii="宋体" w:hAnsi="宋体" w:cs="宋体"/>
                        <w:noProof/>
                        <w:szCs w:val="28"/>
                      </w:rPr>
                      <w:t>13</w:t>
                    </w:r>
                    <w:r>
                      <w:rPr>
                        <w:rFonts w:ascii="宋体" w:hAnsi="宋体" w:cs="宋体" w:hint="eastAsia"/>
                        <w:szCs w:val="2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236BA1" w14:textId="77777777" w:rsidR="001D2489" w:rsidRDefault="001D2489"/>
  </w:footnote>
  <w:footnote w:type="continuationSeparator" w:id="0">
    <w:p w14:paraId="390A9655" w14:textId="77777777" w:rsidR="001D2489" w:rsidRDefault="001D24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5C408" w14:textId="77777777" w:rsidR="00E65198" w:rsidRDefault="00E65198">
    <w:pPr>
      <w:tabs>
        <w:tab w:val="left" w:pos="5139"/>
      </w:tabs>
      <w:ind w:left="-426" w:firstLine="426"/>
      <w:jc w:val="left"/>
      <w:outlineLvl w:val="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45C94C" w14:textId="77777777" w:rsidR="00E65198" w:rsidRDefault="00E65198">
    <w:pPr>
      <w:pStyle w:val="ae"/>
    </w:pPr>
    <w:r>
      <w:rPr>
        <w:rFonts w:hint="eastAsia"/>
      </w:rPr>
      <w:t>基于支持移动设备的</w:t>
    </w:r>
    <w:r>
      <w:rPr>
        <w:rFonts w:hint="eastAsia"/>
      </w:rPr>
      <w:t>C++</w:t>
    </w:r>
    <w:r>
      <w:rPr>
        <w:rFonts w:hint="eastAsia"/>
      </w:rPr>
      <w:t>编译器的设计与实现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C54BE"/>
    <w:multiLevelType w:val="multilevel"/>
    <w:tmpl w:val="01AC54B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564F6077"/>
    <w:multiLevelType w:val="multilevel"/>
    <w:tmpl w:val="564F607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5A6F1A45"/>
    <w:multiLevelType w:val="singleLevel"/>
    <w:tmpl w:val="5A6F1A45"/>
    <w:lvl w:ilvl="0">
      <w:start w:val="1"/>
      <w:numFmt w:val="chineseCounting"/>
      <w:suff w:val="space"/>
      <w:lvlText w:val="第%1章"/>
      <w:lvlJc w:val="left"/>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thinkpad">
    <w15:presenceInfo w15:providerId="None" w15:userId="thinkpad"/>
  </w15:person>
  <w15:person w15:author="栾 锟">
    <w15:presenceInfo w15:providerId="Windows Live" w15:userId="b1d77773b4acb4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844"/>
    <w:rsid w:val="000543F8"/>
    <w:rsid w:val="000612E9"/>
    <w:rsid w:val="00061CAA"/>
    <w:rsid w:val="00081691"/>
    <w:rsid w:val="00093CA6"/>
    <w:rsid w:val="000C0A58"/>
    <w:rsid w:val="000C6819"/>
    <w:rsid w:val="000C7EC6"/>
    <w:rsid w:val="000D3C13"/>
    <w:rsid w:val="000D46DD"/>
    <w:rsid w:val="000D6EFA"/>
    <w:rsid w:val="00107532"/>
    <w:rsid w:val="00136469"/>
    <w:rsid w:val="00143964"/>
    <w:rsid w:val="001471F6"/>
    <w:rsid w:val="00150725"/>
    <w:rsid w:val="00150BAD"/>
    <w:rsid w:val="00151B14"/>
    <w:rsid w:val="00172A27"/>
    <w:rsid w:val="001821CB"/>
    <w:rsid w:val="00192717"/>
    <w:rsid w:val="001D2489"/>
    <w:rsid w:val="001D7A86"/>
    <w:rsid w:val="002064C5"/>
    <w:rsid w:val="00211995"/>
    <w:rsid w:val="00241F31"/>
    <w:rsid w:val="00263929"/>
    <w:rsid w:val="00295344"/>
    <w:rsid w:val="002A3F12"/>
    <w:rsid w:val="002B01DA"/>
    <w:rsid w:val="002C1FBF"/>
    <w:rsid w:val="002C3EA1"/>
    <w:rsid w:val="002C77E9"/>
    <w:rsid w:val="002D546B"/>
    <w:rsid w:val="00306278"/>
    <w:rsid w:val="00306D96"/>
    <w:rsid w:val="00315830"/>
    <w:rsid w:val="00315A79"/>
    <w:rsid w:val="00332EC8"/>
    <w:rsid w:val="00345901"/>
    <w:rsid w:val="003536CF"/>
    <w:rsid w:val="00396E9E"/>
    <w:rsid w:val="003C038E"/>
    <w:rsid w:val="003D2643"/>
    <w:rsid w:val="003F19C4"/>
    <w:rsid w:val="00411B4B"/>
    <w:rsid w:val="004202D0"/>
    <w:rsid w:val="0042736F"/>
    <w:rsid w:val="004324BF"/>
    <w:rsid w:val="004351DD"/>
    <w:rsid w:val="00447E64"/>
    <w:rsid w:val="00465383"/>
    <w:rsid w:val="00472A69"/>
    <w:rsid w:val="004825DB"/>
    <w:rsid w:val="00491A2F"/>
    <w:rsid w:val="004A74F3"/>
    <w:rsid w:val="004B1D20"/>
    <w:rsid w:val="004B7E52"/>
    <w:rsid w:val="004E1AD4"/>
    <w:rsid w:val="004E2A1D"/>
    <w:rsid w:val="004E3495"/>
    <w:rsid w:val="004E3E41"/>
    <w:rsid w:val="004F4A45"/>
    <w:rsid w:val="005127E2"/>
    <w:rsid w:val="00575F67"/>
    <w:rsid w:val="00582B06"/>
    <w:rsid w:val="00597844"/>
    <w:rsid w:val="005B5751"/>
    <w:rsid w:val="005F41CA"/>
    <w:rsid w:val="006110C9"/>
    <w:rsid w:val="00613D08"/>
    <w:rsid w:val="0063136A"/>
    <w:rsid w:val="006429E7"/>
    <w:rsid w:val="00647C73"/>
    <w:rsid w:val="006847BD"/>
    <w:rsid w:val="006A52C8"/>
    <w:rsid w:val="006B43AA"/>
    <w:rsid w:val="006F0DAB"/>
    <w:rsid w:val="00737475"/>
    <w:rsid w:val="00751FAB"/>
    <w:rsid w:val="00752CBE"/>
    <w:rsid w:val="00780213"/>
    <w:rsid w:val="007A6FF6"/>
    <w:rsid w:val="007B4BE0"/>
    <w:rsid w:val="007D33EF"/>
    <w:rsid w:val="008020EC"/>
    <w:rsid w:val="00813FD2"/>
    <w:rsid w:val="008140CC"/>
    <w:rsid w:val="00820CBF"/>
    <w:rsid w:val="0084054C"/>
    <w:rsid w:val="008635C7"/>
    <w:rsid w:val="00870905"/>
    <w:rsid w:val="008737BE"/>
    <w:rsid w:val="00874B1D"/>
    <w:rsid w:val="00881332"/>
    <w:rsid w:val="00895543"/>
    <w:rsid w:val="008B44E0"/>
    <w:rsid w:val="008C6E4E"/>
    <w:rsid w:val="008E309D"/>
    <w:rsid w:val="008E3495"/>
    <w:rsid w:val="0097092F"/>
    <w:rsid w:val="00976DAD"/>
    <w:rsid w:val="0099501C"/>
    <w:rsid w:val="00995AAF"/>
    <w:rsid w:val="009B0C7A"/>
    <w:rsid w:val="009C328A"/>
    <w:rsid w:val="009C3C63"/>
    <w:rsid w:val="009C5463"/>
    <w:rsid w:val="009C7AF9"/>
    <w:rsid w:val="009D6AB1"/>
    <w:rsid w:val="009E69DE"/>
    <w:rsid w:val="00A26276"/>
    <w:rsid w:val="00A450AD"/>
    <w:rsid w:val="00A45AC6"/>
    <w:rsid w:val="00A92479"/>
    <w:rsid w:val="00AA6062"/>
    <w:rsid w:val="00AC7349"/>
    <w:rsid w:val="00AD63E5"/>
    <w:rsid w:val="00AD793E"/>
    <w:rsid w:val="00AE0AE1"/>
    <w:rsid w:val="00B026CB"/>
    <w:rsid w:val="00B02BF8"/>
    <w:rsid w:val="00B05850"/>
    <w:rsid w:val="00B30F93"/>
    <w:rsid w:val="00B71CDF"/>
    <w:rsid w:val="00B76C58"/>
    <w:rsid w:val="00B83BAF"/>
    <w:rsid w:val="00BB4B0E"/>
    <w:rsid w:val="00BC015D"/>
    <w:rsid w:val="00BC507A"/>
    <w:rsid w:val="00BD345E"/>
    <w:rsid w:val="00BE3818"/>
    <w:rsid w:val="00C203D8"/>
    <w:rsid w:val="00C30FB6"/>
    <w:rsid w:val="00C44D24"/>
    <w:rsid w:val="00C50D59"/>
    <w:rsid w:val="00C54547"/>
    <w:rsid w:val="00CA1A4C"/>
    <w:rsid w:val="00CA54F5"/>
    <w:rsid w:val="00CB199E"/>
    <w:rsid w:val="00CC7BEF"/>
    <w:rsid w:val="00CD1B60"/>
    <w:rsid w:val="00CF7F97"/>
    <w:rsid w:val="00D01E1F"/>
    <w:rsid w:val="00D1208B"/>
    <w:rsid w:val="00D24B10"/>
    <w:rsid w:val="00D43897"/>
    <w:rsid w:val="00D611FA"/>
    <w:rsid w:val="00D74BB0"/>
    <w:rsid w:val="00D76A2F"/>
    <w:rsid w:val="00D82BC2"/>
    <w:rsid w:val="00DA095D"/>
    <w:rsid w:val="00DA58CB"/>
    <w:rsid w:val="00DB09F3"/>
    <w:rsid w:val="00DD1B76"/>
    <w:rsid w:val="00DE397E"/>
    <w:rsid w:val="00DE7A0D"/>
    <w:rsid w:val="00DF0426"/>
    <w:rsid w:val="00DF166E"/>
    <w:rsid w:val="00E03A6F"/>
    <w:rsid w:val="00E10AE2"/>
    <w:rsid w:val="00E21FF1"/>
    <w:rsid w:val="00E32744"/>
    <w:rsid w:val="00E341FD"/>
    <w:rsid w:val="00E41D46"/>
    <w:rsid w:val="00E65198"/>
    <w:rsid w:val="00EC44A8"/>
    <w:rsid w:val="00ED1B03"/>
    <w:rsid w:val="00EE251C"/>
    <w:rsid w:val="00EF46DA"/>
    <w:rsid w:val="00F115C4"/>
    <w:rsid w:val="00F11842"/>
    <w:rsid w:val="00F143DD"/>
    <w:rsid w:val="00F2220A"/>
    <w:rsid w:val="00F254E7"/>
    <w:rsid w:val="00F50B7B"/>
    <w:rsid w:val="00F71D07"/>
    <w:rsid w:val="00F92415"/>
    <w:rsid w:val="00F95BBF"/>
    <w:rsid w:val="00FB155C"/>
    <w:rsid w:val="00FC2C80"/>
    <w:rsid w:val="00FD2683"/>
    <w:rsid w:val="00FD2946"/>
    <w:rsid w:val="00FF43A1"/>
    <w:rsid w:val="00FF4B55"/>
    <w:rsid w:val="010B7B0C"/>
    <w:rsid w:val="010D76C7"/>
    <w:rsid w:val="011C4219"/>
    <w:rsid w:val="012C784C"/>
    <w:rsid w:val="01735122"/>
    <w:rsid w:val="01CC3968"/>
    <w:rsid w:val="022527C2"/>
    <w:rsid w:val="0246127F"/>
    <w:rsid w:val="02555055"/>
    <w:rsid w:val="02575A73"/>
    <w:rsid w:val="025A090F"/>
    <w:rsid w:val="02717279"/>
    <w:rsid w:val="028773EF"/>
    <w:rsid w:val="02BB7D74"/>
    <w:rsid w:val="02C42EDA"/>
    <w:rsid w:val="02EB1506"/>
    <w:rsid w:val="03B67AB7"/>
    <w:rsid w:val="03CC7D75"/>
    <w:rsid w:val="04535F2A"/>
    <w:rsid w:val="04584479"/>
    <w:rsid w:val="04615BAC"/>
    <w:rsid w:val="04681592"/>
    <w:rsid w:val="049125A0"/>
    <w:rsid w:val="04C2364C"/>
    <w:rsid w:val="04E37382"/>
    <w:rsid w:val="05005569"/>
    <w:rsid w:val="0543412A"/>
    <w:rsid w:val="05986B08"/>
    <w:rsid w:val="05A13FEC"/>
    <w:rsid w:val="05A2577C"/>
    <w:rsid w:val="05D4755D"/>
    <w:rsid w:val="062676D8"/>
    <w:rsid w:val="062F1200"/>
    <w:rsid w:val="065C1E6A"/>
    <w:rsid w:val="068E7F0B"/>
    <w:rsid w:val="06947654"/>
    <w:rsid w:val="06963D81"/>
    <w:rsid w:val="06C113F0"/>
    <w:rsid w:val="06F44278"/>
    <w:rsid w:val="072C2B1A"/>
    <w:rsid w:val="074028C3"/>
    <w:rsid w:val="074C0AA8"/>
    <w:rsid w:val="07A50FFD"/>
    <w:rsid w:val="07E32BDD"/>
    <w:rsid w:val="084D20F7"/>
    <w:rsid w:val="08705702"/>
    <w:rsid w:val="08AD4E78"/>
    <w:rsid w:val="08BB2DED"/>
    <w:rsid w:val="08D22FB3"/>
    <w:rsid w:val="0928740E"/>
    <w:rsid w:val="095430BB"/>
    <w:rsid w:val="096563B5"/>
    <w:rsid w:val="097143F3"/>
    <w:rsid w:val="099661CE"/>
    <w:rsid w:val="09E04A02"/>
    <w:rsid w:val="0A173FB1"/>
    <w:rsid w:val="0A382FEE"/>
    <w:rsid w:val="0A90525B"/>
    <w:rsid w:val="0A92416D"/>
    <w:rsid w:val="0ABB149E"/>
    <w:rsid w:val="0AC87649"/>
    <w:rsid w:val="0AFF563F"/>
    <w:rsid w:val="0B091B81"/>
    <w:rsid w:val="0B715D6A"/>
    <w:rsid w:val="0B813CB8"/>
    <w:rsid w:val="0B920583"/>
    <w:rsid w:val="0BB14BD8"/>
    <w:rsid w:val="0BF72585"/>
    <w:rsid w:val="0C0420B6"/>
    <w:rsid w:val="0C042455"/>
    <w:rsid w:val="0C251D77"/>
    <w:rsid w:val="0C322641"/>
    <w:rsid w:val="0C3D524D"/>
    <w:rsid w:val="0C667314"/>
    <w:rsid w:val="0C6C2BA3"/>
    <w:rsid w:val="0CA32733"/>
    <w:rsid w:val="0CAE7FBD"/>
    <w:rsid w:val="0CF63624"/>
    <w:rsid w:val="0D4414EC"/>
    <w:rsid w:val="0D594DD1"/>
    <w:rsid w:val="0D65669B"/>
    <w:rsid w:val="0D6F23CE"/>
    <w:rsid w:val="0D852E0B"/>
    <w:rsid w:val="0DBF65C8"/>
    <w:rsid w:val="0DDC0BC2"/>
    <w:rsid w:val="0DEF17F2"/>
    <w:rsid w:val="0E293926"/>
    <w:rsid w:val="0E3002A1"/>
    <w:rsid w:val="0E3C50CA"/>
    <w:rsid w:val="0E6A05FA"/>
    <w:rsid w:val="0E9238BC"/>
    <w:rsid w:val="0EAA68D3"/>
    <w:rsid w:val="0F625452"/>
    <w:rsid w:val="0F9271B6"/>
    <w:rsid w:val="0FA97163"/>
    <w:rsid w:val="0FBC7E2D"/>
    <w:rsid w:val="0FF44351"/>
    <w:rsid w:val="100113B0"/>
    <w:rsid w:val="103F334B"/>
    <w:rsid w:val="105C3CC9"/>
    <w:rsid w:val="10686FC3"/>
    <w:rsid w:val="1077594C"/>
    <w:rsid w:val="10A64DE0"/>
    <w:rsid w:val="10A9229C"/>
    <w:rsid w:val="10D24646"/>
    <w:rsid w:val="10DB69D9"/>
    <w:rsid w:val="110B38E9"/>
    <w:rsid w:val="11243061"/>
    <w:rsid w:val="112C5C02"/>
    <w:rsid w:val="117C2131"/>
    <w:rsid w:val="11932EC7"/>
    <w:rsid w:val="11A80530"/>
    <w:rsid w:val="11BF4444"/>
    <w:rsid w:val="12163F77"/>
    <w:rsid w:val="12396E8D"/>
    <w:rsid w:val="12705D48"/>
    <w:rsid w:val="128E7F12"/>
    <w:rsid w:val="12976AF5"/>
    <w:rsid w:val="129C44E4"/>
    <w:rsid w:val="12C7361D"/>
    <w:rsid w:val="133231EC"/>
    <w:rsid w:val="13482949"/>
    <w:rsid w:val="138154DE"/>
    <w:rsid w:val="13AD68F5"/>
    <w:rsid w:val="13BC10E9"/>
    <w:rsid w:val="14044E9D"/>
    <w:rsid w:val="144C50C0"/>
    <w:rsid w:val="147977F2"/>
    <w:rsid w:val="14807788"/>
    <w:rsid w:val="14860611"/>
    <w:rsid w:val="14B64455"/>
    <w:rsid w:val="14C06447"/>
    <w:rsid w:val="14E506F8"/>
    <w:rsid w:val="150851DC"/>
    <w:rsid w:val="151F4301"/>
    <w:rsid w:val="154A24AE"/>
    <w:rsid w:val="15712807"/>
    <w:rsid w:val="15762D9C"/>
    <w:rsid w:val="15AD2FAC"/>
    <w:rsid w:val="15C26C12"/>
    <w:rsid w:val="15CD43A1"/>
    <w:rsid w:val="15F06468"/>
    <w:rsid w:val="16016FE5"/>
    <w:rsid w:val="162162CA"/>
    <w:rsid w:val="163A59B0"/>
    <w:rsid w:val="16795ACA"/>
    <w:rsid w:val="169C5BD5"/>
    <w:rsid w:val="16B56373"/>
    <w:rsid w:val="16BA1385"/>
    <w:rsid w:val="16BF2D67"/>
    <w:rsid w:val="16EC0226"/>
    <w:rsid w:val="16FB6861"/>
    <w:rsid w:val="17040377"/>
    <w:rsid w:val="17117A76"/>
    <w:rsid w:val="171C59C6"/>
    <w:rsid w:val="17812882"/>
    <w:rsid w:val="17D34CB8"/>
    <w:rsid w:val="17E24406"/>
    <w:rsid w:val="181903C7"/>
    <w:rsid w:val="18231AC2"/>
    <w:rsid w:val="182C04E4"/>
    <w:rsid w:val="182F4CCB"/>
    <w:rsid w:val="18404DB3"/>
    <w:rsid w:val="187C4276"/>
    <w:rsid w:val="18E7327F"/>
    <w:rsid w:val="193258BC"/>
    <w:rsid w:val="194A6B23"/>
    <w:rsid w:val="19805F89"/>
    <w:rsid w:val="19A2521C"/>
    <w:rsid w:val="1A280A0C"/>
    <w:rsid w:val="1A451650"/>
    <w:rsid w:val="1A5C086A"/>
    <w:rsid w:val="1AED4A23"/>
    <w:rsid w:val="1B5170CA"/>
    <w:rsid w:val="1B9F5B2B"/>
    <w:rsid w:val="1BC96D89"/>
    <w:rsid w:val="1C995AAF"/>
    <w:rsid w:val="1CD517CE"/>
    <w:rsid w:val="1CE238E7"/>
    <w:rsid w:val="1CEC4C2A"/>
    <w:rsid w:val="1D2B1623"/>
    <w:rsid w:val="1D2E163B"/>
    <w:rsid w:val="1D433562"/>
    <w:rsid w:val="1D640381"/>
    <w:rsid w:val="1D975DD5"/>
    <w:rsid w:val="1DEF0423"/>
    <w:rsid w:val="1E052720"/>
    <w:rsid w:val="1E6C289D"/>
    <w:rsid w:val="1EBF496F"/>
    <w:rsid w:val="1EC96166"/>
    <w:rsid w:val="1EF27777"/>
    <w:rsid w:val="1F201977"/>
    <w:rsid w:val="1F20573F"/>
    <w:rsid w:val="1F663B1F"/>
    <w:rsid w:val="1FB4747A"/>
    <w:rsid w:val="1FCF7BAC"/>
    <w:rsid w:val="1FE674AD"/>
    <w:rsid w:val="20460F5F"/>
    <w:rsid w:val="208C6F0F"/>
    <w:rsid w:val="20A13A9E"/>
    <w:rsid w:val="21355503"/>
    <w:rsid w:val="217E7E82"/>
    <w:rsid w:val="2198112E"/>
    <w:rsid w:val="21B10A3E"/>
    <w:rsid w:val="21C03E0F"/>
    <w:rsid w:val="21CE2815"/>
    <w:rsid w:val="21D322C6"/>
    <w:rsid w:val="223F4DD7"/>
    <w:rsid w:val="22745F6D"/>
    <w:rsid w:val="22843390"/>
    <w:rsid w:val="22877A47"/>
    <w:rsid w:val="22B26F27"/>
    <w:rsid w:val="22BE2FD9"/>
    <w:rsid w:val="22C2381D"/>
    <w:rsid w:val="22C90589"/>
    <w:rsid w:val="22CD5AF1"/>
    <w:rsid w:val="22CE47E7"/>
    <w:rsid w:val="22E975FA"/>
    <w:rsid w:val="236A6BFC"/>
    <w:rsid w:val="236D373B"/>
    <w:rsid w:val="237939CD"/>
    <w:rsid w:val="23942488"/>
    <w:rsid w:val="23D80DD3"/>
    <w:rsid w:val="23F767B1"/>
    <w:rsid w:val="23FA2AA3"/>
    <w:rsid w:val="246350A2"/>
    <w:rsid w:val="24852EC6"/>
    <w:rsid w:val="24DB747A"/>
    <w:rsid w:val="24E260B3"/>
    <w:rsid w:val="25041068"/>
    <w:rsid w:val="25350DC3"/>
    <w:rsid w:val="2537144B"/>
    <w:rsid w:val="253A1C4E"/>
    <w:rsid w:val="253F30EA"/>
    <w:rsid w:val="256E3906"/>
    <w:rsid w:val="25B34A27"/>
    <w:rsid w:val="25F50430"/>
    <w:rsid w:val="260C54F7"/>
    <w:rsid w:val="26504A88"/>
    <w:rsid w:val="26AD6D81"/>
    <w:rsid w:val="26D66B39"/>
    <w:rsid w:val="26F3424A"/>
    <w:rsid w:val="2721533B"/>
    <w:rsid w:val="2748347B"/>
    <w:rsid w:val="276A7109"/>
    <w:rsid w:val="27A751EA"/>
    <w:rsid w:val="27B96322"/>
    <w:rsid w:val="27D57943"/>
    <w:rsid w:val="2861484F"/>
    <w:rsid w:val="286733ED"/>
    <w:rsid w:val="28B720BE"/>
    <w:rsid w:val="29085505"/>
    <w:rsid w:val="29180A72"/>
    <w:rsid w:val="292B43B4"/>
    <w:rsid w:val="293D17A7"/>
    <w:rsid w:val="2942197A"/>
    <w:rsid w:val="298E7BC0"/>
    <w:rsid w:val="29D10C4F"/>
    <w:rsid w:val="29D167BE"/>
    <w:rsid w:val="2A064504"/>
    <w:rsid w:val="2A3973C3"/>
    <w:rsid w:val="2A3F4040"/>
    <w:rsid w:val="2A7950CB"/>
    <w:rsid w:val="2A8B0B7C"/>
    <w:rsid w:val="2A997126"/>
    <w:rsid w:val="2AF01A2D"/>
    <w:rsid w:val="2B637E69"/>
    <w:rsid w:val="2B711E68"/>
    <w:rsid w:val="2B9B1F60"/>
    <w:rsid w:val="2BA949EF"/>
    <w:rsid w:val="2BBB422C"/>
    <w:rsid w:val="2BD5017E"/>
    <w:rsid w:val="2C2F305E"/>
    <w:rsid w:val="2C3230CE"/>
    <w:rsid w:val="2C95036B"/>
    <w:rsid w:val="2CD449E5"/>
    <w:rsid w:val="2D4C63A8"/>
    <w:rsid w:val="2D6855C5"/>
    <w:rsid w:val="2D84213B"/>
    <w:rsid w:val="2D9E6DB3"/>
    <w:rsid w:val="2DE232DA"/>
    <w:rsid w:val="2E1968C1"/>
    <w:rsid w:val="2E532139"/>
    <w:rsid w:val="2E5862D6"/>
    <w:rsid w:val="2EBD629E"/>
    <w:rsid w:val="2F156632"/>
    <w:rsid w:val="2FC84355"/>
    <w:rsid w:val="2FF530FC"/>
    <w:rsid w:val="301446C5"/>
    <w:rsid w:val="30173553"/>
    <w:rsid w:val="310B185B"/>
    <w:rsid w:val="310F7F5B"/>
    <w:rsid w:val="31166530"/>
    <w:rsid w:val="31370446"/>
    <w:rsid w:val="31570F2C"/>
    <w:rsid w:val="3175668A"/>
    <w:rsid w:val="320035EE"/>
    <w:rsid w:val="32092A34"/>
    <w:rsid w:val="32234F15"/>
    <w:rsid w:val="322A0C4C"/>
    <w:rsid w:val="3263238A"/>
    <w:rsid w:val="32A004E8"/>
    <w:rsid w:val="32BA35EC"/>
    <w:rsid w:val="32D52C0D"/>
    <w:rsid w:val="339D375B"/>
    <w:rsid w:val="33C642E9"/>
    <w:rsid w:val="34342F87"/>
    <w:rsid w:val="349D5143"/>
    <w:rsid w:val="34A02FE4"/>
    <w:rsid w:val="34A450BA"/>
    <w:rsid w:val="34DE6BEE"/>
    <w:rsid w:val="35205243"/>
    <w:rsid w:val="35206B3A"/>
    <w:rsid w:val="355A1A4A"/>
    <w:rsid w:val="356932E0"/>
    <w:rsid w:val="35695E8C"/>
    <w:rsid w:val="35E61ED1"/>
    <w:rsid w:val="35F814B1"/>
    <w:rsid w:val="36167FB6"/>
    <w:rsid w:val="363B4CAF"/>
    <w:rsid w:val="363F6A5C"/>
    <w:rsid w:val="36CD0E29"/>
    <w:rsid w:val="36CD4C8F"/>
    <w:rsid w:val="36DC2035"/>
    <w:rsid w:val="36E0221D"/>
    <w:rsid w:val="36E530E6"/>
    <w:rsid w:val="36E87DA2"/>
    <w:rsid w:val="36F44891"/>
    <w:rsid w:val="371F7725"/>
    <w:rsid w:val="372549DE"/>
    <w:rsid w:val="374511AD"/>
    <w:rsid w:val="375B2B42"/>
    <w:rsid w:val="37620E33"/>
    <w:rsid w:val="37843CC0"/>
    <w:rsid w:val="37930E67"/>
    <w:rsid w:val="37A51519"/>
    <w:rsid w:val="37A8139F"/>
    <w:rsid w:val="37DB7904"/>
    <w:rsid w:val="37E67794"/>
    <w:rsid w:val="389A2E5F"/>
    <w:rsid w:val="38D66152"/>
    <w:rsid w:val="38DB0338"/>
    <w:rsid w:val="392A4B8C"/>
    <w:rsid w:val="396101B1"/>
    <w:rsid w:val="39FE01D1"/>
    <w:rsid w:val="3A05451F"/>
    <w:rsid w:val="3A224D3D"/>
    <w:rsid w:val="3A256377"/>
    <w:rsid w:val="3A8C3521"/>
    <w:rsid w:val="3AB40C6F"/>
    <w:rsid w:val="3ABD4D72"/>
    <w:rsid w:val="3B2722E3"/>
    <w:rsid w:val="3BAB5C11"/>
    <w:rsid w:val="3BE80B70"/>
    <w:rsid w:val="3C081D88"/>
    <w:rsid w:val="3C1D278A"/>
    <w:rsid w:val="3C512E2C"/>
    <w:rsid w:val="3C723375"/>
    <w:rsid w:val="3CD8480A"/>
    <w:rsid w:val="3DA06BFE"/>
    <w:rsid w:val="3DBD31E9"/>
    <w:rsid w:val="3E670CCC"/>
    <w:rsid w:val="3E6F5205"/>
    <w:rsid w:val="3F284A14"/>
    <w:rsid w:val="3F6E6A78"/>
    <w:rsid w:val="3F92304F"/>
    <w:rsid w:val="3F97184E"/>
    <w:rsid w:val="3FBD170F"/>
    <w:rsid w:val="3FE018D0"/>
    <w:rsid w:val="3FFE4FC5"/>
    <w:rsid w:val="402564BF"/>
    <w:rsid w:val="406A28C0"/>
    <w:rsid w:val="407E2109"/>
    <w:rsid w:val="408E65CA"/>
    <w:rsid w:val="409A7E04"/>
    <w:rsid w:val="40C06EB6"/>
    <w:rsid w:val="40E019CF"/>
    <w:rsid w:val="410E2D55"/>
    <w:rsid w:val="415A4374"/>
    <w:rsid w:val="415C337C"/>
    <w:rsid w:val="41831A75"/>
    <w:rsid w:val="4196623F"/>
    <w:rsid w:val="41DA73D2"/>
    <w:rsid w:val="4228297D"/>
    <w:rsid w:val="425B351A"/>
    <w:rsid w:val="42E23357"/>
    <w:rsid w:val="432E3F1B"/>
    <w:rsid w:val="43390623"/>
    <w:rsid w:val="43427ACB"/>
    <w:rsid w:val="434D37F0"/>
    <w:rsid w:val="43723AA3"/>
    <w:rsid w:val="43B341CA"/>
    <w:rsid w:val="43E032FB"/>
    <w:rsid w:val="43FD2408"/>
    <w:rsid w:val="444C1861"/>
    <w:rsid w:val="445C7FB3"/>
    <w:rsid w:val="44BC762F"/>
    <w:rsid w:val="44C37977"/>
    <w:rsid w:val="450022C6"/>
    <w:rsid w:val="45290125"/>
    <w:rsid w:val="454A70EE"/>
    <w:rsid w:val="458D4CE3"/>
    <w:rsid w:val="4599736C"/>
    <w:rsid w:val="45E15371"/>
    <w:rsid w:val="45EF0EA1"/>
    <w:rsid w:val="46074355"/>
    <w:rsid w:val="46094085"/>
    <w:rsid w:val="46734625"/>
    <w:rsid w:val="468F03B0"/>
    <w:rsid w:val="47285FA5"/>
    <w:rsid w:val="474D26C3"/>
    <w:rsid w:val="480C1781"/>
    <w:rsid w:val="483B1FB3"/>
    <w:rsid w:val="48BF24E9"/>
    <w:rsid w:val="48F17FF2"/>
    <w:rsid w:val="49F257A0"/>
    <w:rsid w:val="4A2C5CB8"/>
    <w:rsid w:val="4A4F0057"/>
    <w:rsid w:val="4A614768"/>
    <w:rsid w:val="4A6C7018"/>
    <w:rsid w:val="4A8727FF"/>
    <w:rsid w:val="4A8B2CA9"/>
    <w:rsid w:val="4A8B56F1"/>
    <w:rsid w:val="4AC3358C"/>
    <w:rsid w:val="4ACA7686"/>
    <w:rsid w:val="4B416E23"/>
    <w:rsid w:val="4B47031E"/>
    <w:rsid w:val="4B5D67CA"/>
    <w:rsid w:val="4B97142C"/>
    <w:rsid w:val="4BAD7DC6"/>
    <w:rsid w:val="4BDD30C4"/>
    <w:rsid w:val="4C7E57CB"/>
    <w:rsid w:val="4CAC76CD"/>
    <w:rsid w:val="4CB01272"/>
    <w:rsid w:val="4CB30905"/>
    <w:rsid w:val="4D556A84"/>
    <w:rsid w:val="4DA07B36"/>
    <w:rsid w:val="4E5576FF"/>
    <w:rsid w:val="4E576CE2"/>
    <w:rsid w:val="4E622B15"/>
    <w:rsid w:val="4E6540B7"/>
    <w:rsid w:val="4E712179"/>
    <w:rsid w:val="4ED92BC0"/>
    <w:rsid w:val="4EF866AD"/>
    <w:rsid w:val="4F1526D5"/>
    <w:rsid w:val="4F5360FF"/>
    <w:rsid w:val="4F5B0CFA"/>
    <w:rsid w:val="4F5C07C2"/>
    <w:rsid w:val="4F703411"/>
    <w:rsid w:val="4F90746E"/>
    <w:rsid w:val="4FA9195E"/>
    <w:rsid w:val="4FEC2946"/>
    <w:rsid w:val="4FF94B31"/>
    <w:rsid w:val="50015AA3"/>
    <w:rsid w:val="503F7D55"/>
    <w:rsid w:val="505C405D"/>
    <w:rsid w:val="50787859"/>
    <w:rsid w:val="507A277A"/>
    <w:rsid w:val="50D0468B"/>
    <w:rsid w:val="515130AB"/>
    <w:rsid w:val="51516F2D"/>
    <w:rsid w:val="51853539"/>
    <w:rsid w:val="51BD61D1"/>
    <w:rsid w:val="51E94F2F"/>
    <w:rsid w:val="51EC1F78"/>
    <w:rsid w:val="51F81A6C"/>
    <w:rsid w:val="5212675D"/>
    <w:rsid w:val="52294067"/>
    <w:rsid w:val="523552FA"/>
    <w:rsid w:val="524D01E0"/>
    <w:rsid w:val="5281620B"/>
    <w:rsid w:val="52854845"/>
    <w:rsid w:val="52F72219"/>
    <w:rsid w:val="531B0DB8"/>
    <w:rsid w:val="532049C4"/>
    <w:rsid w:val="5333404E"/>
    <w:rsid w:val="537235E6"/>
    <w:rsid w:val="538F213C"/>
    <w:rsid w:val="542B184F"/>
    <w:rsid w:val="54404300"/>
    <w:rsid w:val="5460719D"/>
    <w:rsid w:val="54700AED"/>
    <w:rsid w:val="54C20DFA"/>
    <w:rsid w:val="551E19C5"/>
    <w:rsid w:val="55823B3A"/>
    <w:rsid w:val="55984734"/>
    <w:rsid w:val="560C242E"/>
    <w:rsid w:val="5624332C"/>
    <w:rsid w:val="56415D09"/>
    <w:rsid w:val="565130D5"/>
    <w:rsid w:val="56561413"/>
    <w:rsid w:val="56AB2D54"/>
    <w:rsid w:val="56DD7CB1"/>
    <w:rsid w:val="56F46710"/>
    <w:rsid w:val="57370D8B"/>
    <w:rsid w:val="574A2E60"/>
    <w:rsid w:val="57637358"/>
    <w:rsid w:val="578D376D"/>
    <w:rsid w:val="58036C4C"/>
    <w:rsid w:val="580A56B6"/>
    <w:rsid w:val="58613C49"/>
    <w:rsid w:val="58C24BF3"/>
    <w:rsid w:val="59D84FE9"/>
    <w:rsid w:val="59E33990"/>
    <w:rsid w:val="59F32BB1"/>
    <w:rsid w:val="5A051116"/>
    <w:rsid w:val="5A2F54E3"/>
    <w:rsid w:val="5A9905B3"/>
    <w:rsid w:val="5A9D0E85"/>
    <w:rsid w:val="5AD77F00"/>
    <w:rsid w:val="5AFA76D7"/>
    <w:rsid w:val="5B05568F"/>
    <w:rsid w:val="5B231CF3"/>
    <w:rsid w:val="5B3D271C"/>
    <w:rsid w:val="5BAE2558"/>
    <w:rsid w:val="5C5F5A74"/>
    <w:rsid w:val="5CE5062E"/>
    <w:rsid w:val="5D1B1E17"/>
    <w:rsid w:val="5D7726C0"/>
    <w:rsid w:val="5D84764E"/>
    <w:rsid w:val="5DFD2370"/>
    <w:rsid w:val="5E1E17A6"/>
    <w:rsid w:val="5E360B0D"/>
    <w:rsid w:val="5E3977FD"/>
    <w:rsid w:val="5E402799"/>
    <w:rsid w:val="5E79179A"/>
    <w:rsid w:val="5E7C2D21"/>
    <w:rsid w:val="5F0D79A5"/>
    <w:rsid w:val="5F1A1A51"/>
    <w:rsid w:val="5F8B7356"/>
    <w:rsid w:val="60022D74"/>
    <w:rsid w:val="600E1CDF"/>
    <w:rsid w:val="60B2164E"/>
    <w:rsid w:val="60D01746"/>
    <w:rsid w:val="6106290D"/>
    <w:rsid w:val="61B50A09"/>
    <w:rsid w:val="61B55A31"/>
    <w:rsid w:val="61C655F1"/>
    <w:rsid w:val="62135087"/>
    <w:rsid w:val="62220A6F"/>
    <w:rsid w:val="626861B8"/>
    <w:rsid w:val="62AE79F5"/>
    <w:rsid w:val="62E03769"/>
    <w:rsid w:val="62F31602"/>
    <w:rsid w:val="632E7A09"/>
    <w:rsid w:val="633A5F02"/>
    <w:rsid w:val="63435B19"/>
    <w:rsid w:val="635C41C4"/>
    <w:rsid w:val="63C93F5B"/>
    <w:rsid w:val="63D7659A"/>
    <w:rsid w:val="642A316B"/>
    <w:rsid w:val="64844E0D"/>
    <w:rsid w:val="65003250"/>
    <w:rsid w:val="65044489"/>
    <w:rsid w:val="651D1BFB"/>
    <w:rsid w:val="65334E6C"/>
    <w:rsid w:val="65553B8F"/>
    <w:rsid w:val="655A163D"/>
    <w:rsid w:val="658B63AF"/>
    <w:rsid w:val="65BF0DDA"/>
    <w:rsid w:val="66A3073C"/>
    <w:rsid w:val="67316444"/>
    <w:rsid w:val="673D23D8"/>
    <w:rsid w:val="67E607A4"/>
    <w:rsid w:val="68716502"/>
    <w:rsid w:val="6955534A"/>
    <w:rsid w:val="698C318D"/>
    <w:rsid w:val="6A005487"/>
    <w:rsid w:val="6A1912B6"/>
    <w:rsid w:val="6A2023F7"/>
    <w:rsid w:val="6A503B2D"/>
    <w:rsid w:val="6AA713D1"/>
    <w:rsid w:val="6AEE488C"/>
    <w:rsid w:val="6B105776"/>
    <w:rsid w:val="6B173E17"/>
    <w:rsid w:val="6B5654A6"/>
    <w:rsid w:val="6B6F415B"/>
    <w:rsid w:val="6B752145"/>
    <w:rsid w:val="6C666345"/>
    <w:rsid w:val="6C716A7A"/>
    <w:rsid w:val="6C753876"/>
    <w:rsid w:val="6C792997"/>
    <w:rsid w:val="6CB467B0"/>
    <w:rsid w:val="6CC279CD"/>
    <w:rsid w:val="6CCE23F7"/>
    <w:rsid w:val="6CD7069F"/>
    <w:rsid w:val="6D1A43E2"/>
    <w:rsid w:val="6D5C237C"/>
    <w:rsid w:val="6D994CD4"/>
    <w:rsid w:val="6DC41316"/>
    <w:rsid w:val="6E567E4C"/>
    <w:rsid w:val="6E7117CD"/>
    <w:rsid w:val="6EA23FDE"/>
    <w:rsid w:val="6EB07B35"/>
    <w:rsid w:val="6EC81A65"/>
    <w:rsid w:val="6F9800E0"/>
    <w:rsid w:val="703B1CAE"/>
    <w:rsid w:val="70986E8C"/>
    <w:rsid w:val="71BE21FA"/>
    <w:rsid w:val="71C16637"/>
    <w:rsid w:val="723016A6"/>
    <w:rsid w:val="72DE2DA7"/>
    <w:rsid w:val="72E224B0"/>
    <w:rsid w:val="72F73DEA"/>
    <w:rsid w:val="731D03E9"/>
    <w:rsid w:val="739937E9"/>
    <w:rsid w:val="73B11C1D"/>
    <w:rsid w:val="73BD3C84"/>
    <w:rsid w:val="73C1491C"/>
    <w:rsid w:val="74272CD3"/>
    <w:rsid w:val="742B4AB9"/>
    <w:rsid w:val="74E436EE"/>
    <w:rsid w:val="74E92FDD"/>
    <w:rsid w:val="751040DB"/>
    <w:rsid w:val="751F662C"/>
    <w:rsid w:val="752E0251"/>
    <w:rsid w:val="75657E39"/>
    <w:rsid w:val="763D5651"/>
    <w:rsid w:val="766E295C"/>
    <w:rsid w:val="77357447"/>
    <w:rsid w:val="775C7150"/>
    <w:rsid w:val="77835C16"/>
    <w:rsid w:val="77B26E05"/>
    <w:rsid w:val="77CD5D93"/>
    <w:rsid w:val="77D359F2"/>
    <w:rsid w:val="7808110B"/>
    <w:rsid w:val="78330CA4"/>
    <w:rsid w:val="78441E4F"/>
    <w:rsid w:val="79563783"/>
    <w:rsid w:val="79767F9D"/>
    <w:rsid w:val="797B350D"/>
    <w:rsid w:val="798635E8"/>
    <w:rsid w:val="79921C7E"/>
    <w:rsid w:val="799A672A"/>
    <w:rsid w:val="79B7571F"/>
    <w:rsid w:val="79BB4744"/>
    <w:rsid w:val="79BC45EB"/>
    <w:rsid w:val="7A054C2B"/>
    <w:rsid w:val="7A291E3E"/>
    <w:rsid w:val="7A5C6700"/>
    <w:rsid w:val="7A9046D6"/>
    <w:rsid w:val="7B0A0B2E"/>
    <w:rsid w:val="7B1E1B99"/>
    <w:rsid w:val="7B770EF0"/>
    <w:rsid w:val="7B9A6E89"/>
    <w:rsid w:val="7C0A77CB"/>
    <w:rsid w:val="7C3865A8"/>
    <w:rsid w:val="7C3A27BD"/>
    <w:rsid w:val="7C3C1571"/>
    <w:rsid w:val="7C410186"/>
    <w:rsid w:val="7C447145"/>
    <w:rsid w:val="7C5D0AE7"/>
    <w:rsid w:val="7CBA1DC5"/>
    <w:rsid w:val="7CFA5F7A"/>
    <w:rsid w:val="7D0D0411"/>
    <w:rsid w:val="7D1914E8"/>
    <w:rsid w:val="7D245A00"/>
    <w:rsid w:val="7D4E4F2D"/>
    <w:rsid w:val="7D696D62"/>
    <w:rsid w:val="7D6A0CCE"/>
    <w:rsid w:val="7D7357EE"/>
    <w:rsid w:val="7DCC65CC"/>
    <w:rsid w:val="7DEF5ACD"/>
    <w:rsid w:val="7E5A0820"/>
    <w:rsid w:val="7E781813"/>
    <w:rsid w:val="7EB0021F"/>
    <w:rsid w:val="7EB55A06"/>
    <w:rsid w:val="7EC41EBE"/>
    <w:rsid w:val="7EE426F5"/>
    <w:rsid w:val="7EEE18ED"/>
    <w:rsid w:val="7EF83BA4"/>
    <w:rsid w:val="7FB303B5"/>
    <w:rsid w:val="7FE16343"/>
    <w:rsid w:val="7FF168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83C370B"/>
  <w15:docId w15:val="{F6A2A4D6-A7AC-4500-92B4-6D8192D85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unhideWhenUsed="1"/>
    <w:lsdException w:name="line number" w:semiHidden="1" w:unhideWhenUsed="1"/>
    <w:lsdException w:name="page number" w:semiHidden="1"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360" w:lineRule="auto"/>
      <w:jc w:val="left"/>
      <w:outlineLvl w:val="1"/>
    </w:pPr>
    <w:rPr>
      <w:rFonts w:eastAsia="黑体"/>
      <w:bCs/>
      <w:sz w:val="28"/>
      <w:szCs w:val="32"/>
    </w:rPr>
  </w:style>
  <w:style w:type="paragraph" w:styleId="3">
    <w:name w:val="heading 3"/>
    <w:basedOn w:val="a"/>
    <w:next w:val="a"/>
    <w:uiPriority w:val="9"/>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a5"/>
    <w:uiPriority w:val="99"/>
    <w:unhideWhenUsed/>
    <w:pPr>
      <w:jc w:val="left"/>
    </w:pPr>
  </w:style>
  <w:style w:type="paragraph" w:styleId="30">
    <w:name w:val="Body Text 3"/>
    <w:basedOn w:val="a"/>
    <w:uiPriority w:val="99"/>
    <w:unhideWhenUsed/>
    <w:pPr>
      <w:spacing w:after="120"/>
    </w:pPr>
    <w:rPr>
      <w:sz w:val="16"/>
      <w:szCs w:val="16"/>
    </w:rPr>
  </w:style>
  <w:style w:type="paragraph" w:styleId="a6">
    <w:name w:val="Body Text"/>
    <w:basedOn w:val="a"/>
    <w:uiPriority w:val="99"/>
    <w:unhideWhenUsed/>
    <w:pPr>
      <w:spacing w:after="120"/>
    </w:pPr>
  </w:style>
  <w:style w:type="paragraph" w:styleId="a7">
    <w:name w:val="Body Text Indent"/>
    <w:basedOn w:val="a"/>
    <w:link w:val="a8"/>
    <w:pPr>
      <w:ind w:firstLineChars="300" w:firstLine="840"/>
    </w:pPr>
    <w:rPr>
      <w:sz w:val="28"/>
      <w:szCs w:val="24"/>
    </w:rPr>
  </w:style>
  <w:style w:type="paragraph" w:styleId="a9">
    <w:name w:val="endnote text"/>
    <w:basedOn w:val="a"/>
    <w:uiPriority w:val="99"/>
    <w:unhideWhenUsed/>
    <w:pPr>
      <w:snapToGrid w:val="0"/>
      <w:jc w:val="left"/>
    </w:pPr>
  </w:style>
  <w:style w:type="paragraph" w:styleId="aa">
    <w:name w:val="Balloon Text"/>
    <w:basedOn w:val="a"/>
    <w:link w:val="ab"/>
    <w:uiPriority w:val="99"/>
    <w:unhideWhenUsed/>
    <w:rPr>
      <w:sz w:val="18"/>
      <w:szCs w:val="18"/>
    </w:rPr>
  </w:style>
  <w:style w:type="paragraph" w:styleId="ac">
    <w:name w:val="footer"/>
    <w:basedOn w:val="a"/>
    <w:link w:val="ad"/>
    <w:uiPriority w:val="99"/>
    <w:unhideWhenUsed/>
    <w:pPr>
      <w:tabs>
        <w:tab w:val="center" w:pos="4153"/>
        <w:tab w:val="right" w:pos="8306"/>
      </w:tabs>
      <w:snapToGrid w:val="0"/>
      <w:jc w:val="left"/>
    </w:pPr>
    <w:rPr>
      <w:sz w:val="18"/>
      <w:szCs w:val="18"/>
    </w:rPr>
  </w:style>
  <w:style w:type="paragraph" w:styleId="ae">
    <w:name w:val="header"/>
    <w:basedOn w:val="a"/>
    <w:link w:val="af"/>
    <w:uiPriority w:val="99"/>
    <w:unhideWhenUsed/>
    <w:pPr>
      <w:pBdr>
        <w:bottom w:val="single" w:sz="6" w:space="1" w:color="auto"/>
      </w:pBdr>
      <w:tabs>
        <w:tab w:val="center" w:pos="4153"/>
        <w:tab w:val="right" w:pos="8306"/>
      </w:tabs>
      <w:snapToGrid w:val="0"/>
      <w:jc w:val="center"/>
    </w:pPr>
    <w:rPr>
      <w:sz w:val="18"/>
      <w:szCs w:val="18"/>
    </w:rPr>
  </w:style>
  <w:style w:type="paragraph" w:styleId="af0">
    <w:name w:val="footnote text"/>
    <w:basedOn w:val="a"/>
    <w:uiPriority w:val="99"/>
    <w:unhideWhenUsed/>
    <w:pPr>
      <w:snapToGrid w:val="0"/>
      <w:jc w:val="left"/>
    </w:pPr>
    <w:rPr>
      <w:sz w:val="18"/>
    </w:rPr>
  </w:style>
  <w:style w:type="paragraph" w:styleId="af1">
    <w:name w:val="annotation subject"/>
    <w:basedOn w:val="a4"/>
    <w:next w:val="a4"/>
    <w:link w:val="af2"/>
    <w:uiPriority w:val="99"/>
    <w:semiHidden/>
    <w:unhideWhenUsed/>
    <w:rPr>
      <w:b/>
      <w:bCs/>
    </w:rPr>
  </w:style>
  <w:style w:type="table" w:styleId="af3">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endnote reference"/>
    <w:uiPriority w:val="99"/>
    <w:unhideWhenUsed/>
    <w:rPr>
      <w:vertAlign w:val="superscript"/>
    </w:rPr>
  </w:style>
  <w:style w:type="character" w:styleId="af5">
    <w:name w:val="Hyperlink"/>
    <w:uiPriority w:val="99"/>
    <w:unhideWhenUsed/>
    <w:qFormat/>
    <w:rPr>
      <w:rFonts w:ascii="ˎ̥" w:hAnsi="ˎ̥" w:hint="default"/>
      <w:color w:val="092E5B"/>
      <w:sz w:val="18"/>
      <w:szCs w:val="18"/>
      <w:u w:val="none"/>
    </w:rPr>
  </w:style>
  <w:style w:type="character" w:styleId="af6">
    <w:name w:val="annotation reference"/>
    <w:uiPriority w:val="99"/>
    <w:unhideWhenUsed/>
    <w:rPr>
      <w:sz w:val="21"/>
      <w:szCs w:val="21"/>
    </w:rPr>
  </w:style>
  <w:style w:type="character" w:styleId="af7">
    <w:name w:val="footnote reference"/>
    <w:uiPriority w:val="99"/>
    <w:unhideWhenUsed/>
    <w:rPr>
      <w:vertAlign w:val="superscript"/>
    </w:rPr>
  </w:style>
  <w:style w:type="character" w:customStyle="1" w:styleId="a8">
    <w:name w:val="正文文本缩进 字符"/>
    <w:link w:val="a7"/>
    <w:rPr>
      <w:rFonts w:ascii="Times New Roman" w:hAnsi="Times New Roman"/>
      <w:kern w:val="2"/>
      <w:sz w:val="28"/>
      <w:szCs w:val="24"/>
    </w:rPr>
  </w:style>
  <w:style w:type="character" w:customStyle="1" w:styleId="ad">
    <w:name w:val="页脚 字符"/>
    <w:link w:val="ac"/>
    <w:uiPriority w:val="99"/>
    <w:rPr>
      <w:kern w:val="2"/>
      <w:sz w:val="18"/>
      <w:szCs w:val="18"/>
    </w:rPr>
  </w:style>
  <w:style w:type="character" w:customStyle="1" w:styleId="af">
    <w:name w:val="页眉 字符"/>
    <w:link w:val="ae"/>
    <w:uiPriority w:val="99"/>
    <w:rPr>
      <w:kern w:val="2"/>
      <w:sz w:val="18"/>
      <w:szCs w:val="18"/>
    </w:rPr>
  </w:style>
  <w:style w:type="character" w:customStyle="1" w:styleId="ab">
    <w:name w:val="批注框文本 字符"/>
    <w:link w:val="aa"/>
    <w:uiPriority w:val="99"/>
    <w:semiHidden/>
    <w:rPr>
      <w:kern w:val="2"/>
      <w:sz w:val="18"/>
      <w:szCs w:val="18"/>
    </w:rPr>
  </w:style>
  <w:style w:type="paragraph" w:customStyle="1" w:styleId="11">
    <w:name w:val="目录 11"/>
    <w:basedOn w:val="a"/>
    <w:next w:val="a"/>
    <w:uiPriority w:val="39"/>
    <w:unhideWhenUsed/>
  </w:style>
  <w:style w:type="paragraph" w:customStyle="1" w:styleId="31">
    <w:name w:val="目录 31"/>
    <w:basedOn w:val="a"/>
    <w:next w:val="a"/>
    <w:uiPriority w:val="39"/>
    <w:unhideWhenUsed/>
    <w:pPr>
      <w:ind w:leftChars="400" w:left="840"/>
    </w:pPr>
  </w:style>
  <w:style w:type="paragraph" w:customStyle="1" w:styleId="21">
    <w:name w:val="目录 21"/>
    <w:basedOn w:val="a"/>
    <w:next w:val="a"/>
    <w:uiPriority w:val="39"/>
    <w:unhideWhenUsed/>
    <w:pPr>
      <w:ind w:leftChars="200" w:left="420"/>
    </w:pPr>
  </w:style>
  <w:style w:type="character" w:customStyle="1" w:styleId="10">
    <w:name w:val="标题 1 字符"/>
    <w:basedOn w:val="a0"/>
    <w:link w:val="1"/>
    <w:uiPriority w:val="9"/>
    <w:rPr>
      <w:b/>
      <w:bCs/>
      <w:kern w:val="44"/>
      <w:sz w:val="44"/>
      <w:szCs w:val="44"/>
    </w:rPr>
  </w:style>
  <w:style w:type="paragraph" w:styleId="af8">
    <w:name w:val="List Paragraph"/>
    <w:basedOn w:val="a"/>
    <w:uiPriority w:val="99"/>
    <w:qFormat/>
    <w:pPr>
      <w:ind w:firstLineChars="200" w:firstLine="420"/>
    </w:pPr>
  </w:style>
  <w:style w:type="paragraph" w:customStyle="1" w:styleId="12">
    <w:name w:val="样式1"/>
    <w:basedOn w:val="a"/>
    <w:link w:val="13"/>
    <w:qFormat/>
    <w:pPr>
      <w:spacing w:line="360" w:lineRule="auto"/>
      <w:outlineLvl w:val="1"/>
    </w:pPr>
    <w:rPr>
      <w:rFonts w:ascii="黑体" w:eastAsia="黑体" w:hAnsi="黑体" w:cs="黑体"/>
      <w:sz w:val="28"/>
      <w:szCs w:val="32"/>
    </w:rPr>
  </w:style>
  <w:style w:type="paragraph" w:customStyle="1" w:styleId="20">
    <w:name w:val="样式2"/>
    <w:basedOn w:val="12"/>
    <w:link w:val="22"/>
    <w:qFormat/>
    <w:pPr>
      <w:spacing w:line="240" w:lineRule="auto"/>
    </w:pPr>
    <w:rPr>
      <w:b/>
      <w:bCs/>
      <w:sz w:val="18"/>
      <w:szCs w:val="18"/>
    </w:rPr>
  </w:style>
  <w:style w:type="character" w:customStyle="1" w:styleId="13">
    <w:name w:val="样式1 字符"/>
    <w:basedOn w:val="a0"/>
    <w:link w:val="12"/>
    <w:rPr>
      <w:rFonts w:ascii="黑体" w:eastAsia="黑体" w:hAnsi="黑体" w:cs="黑体"/>
      <w:kern w:val="2"/>
      <w:sz w:val="28"/>
      <w:szCs w:val="32"/>
    </w:rPr>
  </w:style>
  <w:style w:type="character" w:customStyle="1" w:styleId="22">
    <w:name w:val="样式2 字符"/>
    <w:basedOn w:val="13"/>
    <w:link w:val="20"/>
    <w:rPr>
      <w:rFonts w:ascii="黑体" w:eastAsia="黑体" w:hAnsi="黑体" w:cs="黑体"/>
      <w:b/>
      <w:bCs/>
      <w:kern w:val="2"/>
      <w:sz w:val="18"/>
      <w:szCs w:val="18"/>
    </w:rPr>
  </w:style>
  <w:style w:type="character" w:customStyle="1" w:styleId="a5">
    <w:name w:val="批注文字 字符"/>
    <w:basedOn w:val="a0"/>
    <w:link w:val="a4"/>
    <w:uiPriority w:val="99"/>
    <w:rPr>
      <w:kern w:val="2"/>
      <w:sz w:val="21"/>
      <w:szCs w:val="22"/>
    </w:rPr>
  </w:style>
  <w:style w:type="character" w:customStyle="1" w:styleId="af2">
    <w:name w:val="批注主题 字符"/>
    <w:basedOn w:val="a5"/>
    <w:link w:val="af1"/>
    <w:uiPriority w:val="99"/>
    <w:semiHidden/>
    <w:rPr>
      <w:b/>
      <w:bCs/>
      <w:kern w:val="2"/>
      <w:sz w:val="21"/>
      <w:szCs w:val="22"/>
    </w:rPr>
  </w:style>
  <w:style w:type="paragraph" w:customStyle="1" w:styleId="32">
    <w:name w:val="样式3"/>
    <w:basedOn w:val="a"/>
    <w:link w:val="33"/>
    <w:qFormat/>
    <w:rsid w:val="00AA6062"/>
    <w:pPr>
      <w:spacing w:line="360" w:lineRule="auto"/>
      <w:jc w:val="center"/>
      <w:outlineLvl w:val="0"/>
    </w:pPr>
    <w:rPr>
      <w:sz w:val="24"/>
      <w:szCs w:val="24"/>
    </w:rPr>
  </w:style>
  <w:style w:type="character" w:customStyle="1" w:styleId="33">
    <w:name w:val="样式3 字符"/>
    <w:basedOn w:val="a0"/>
    <w:link w:val="32"/>
    <w:rsid w:val="00AA6062"/>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00442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emf"/><Relationship Id="rId17" Type="http://schemas.microsoft.com/office/2016/09/relationships/commentsIds" Target="commentsIds.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2.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7.png"/><Relationship Id="rId29" Type="http://schemas.openxmlformats.org/officeDocument/2006/relationships/image" Target="media/image16.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inkpad\Desktop\&#38468;&#20214;8&#65306;&#27605;&#19994;&#35774;&#35745;&#35828;&#26126;&#20070;-170507250117&#26686;&#3817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DEBE88-5840-4E41-BBB4-614E7A41C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附件8：毕业设计说明书-170507250117栾锟.dotx</Template>
  <TotalTime>107</TotalTime>
  <Pages>41</Pages>
  <Words>3525</Words>
  <Characters>20098</Characters>
  <Application>Microsoft Office Word</Application>
  <DocSecurity>0</DocSecurity>
  <Lines>167</Lines>
  <Paragraphs>47</Paragraphs>
  <ScaleCrop>false</ScaleCrop>
  <Company>Lenovo</Company>
  <LinksUpToDate>false</LinksUpToDate>
  <CharactersWithSpaces>23576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thinkpad</dc:creator>
  <cp:lastModifiedBy>栾 锟</cp:lastModifiedBy>
  <cp:revision>10</cp:revision>
  <dcterms:created xsi:type="dcterms:W3CDTF">2021-05-05T10:17:00Z</dcterms:created>
  <dcterms:modified xsi:type="dcterms:W3CDTF">2021-05-05T14:28:00Z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80448BC21DAB4DF2972B7512612DD0FB</vt:lpwstr>
  </property>
</Properties>
</file>